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57A7E" w14:textId="77777777" w:rsidR="00835E58" w:rsidRDefault="00835E58" w:rsidP="00835E58">
      <w:pPr>
        <w:jc w:val="center"/>
        <w:rPr>
          <w:rFonts w:hAnsi="宋体"/>
          <w:noProof/>
          <w:kern w:val="0"/>
        </w:rPr>
      </w:pPr>
    </w:p>
    <w:p w14:paraId="38C8FA82" w14:textId="77777777" w:rsidR="00835E58" w:rsidRDefault="00835E58" w:rsidP="00835E58">
      <w:pPr>
        <w:jc w:val="center"/>
        <w:rPr>
          <w:rFonts w:hAnsi="宋体"/>
          <w:noProof/>
          <w:kern w:val="0"/>
        </w:rPr>
      </w:pPr>
    </w:p>
    <w:p w14:paraId="113F12B0" w14:textId="77777777" w:rsidR="00835E58" w:rsidRDefault="00835E58" w:rsidP="00835E58">
      <w:pPr>
        <w:jc w:val="center"/>
        <w:rPr>
          <w:rFonts w:hAnsi="宋体"/>
          <w:noProof/>
          <w:kern w:val="0"/>
        </w:rPr>
      </w:pPr>
    </w:p>
    <w:p w14:paraId="3BBCAC06" w14:textId="77777777" w:rsidR="00835E58" w:rsidRDefault="00835E58" w:rsidP="00835E58">
      <w:pPr>
        <w:jc w:val="center"/>
        <w:rPr>
          <w:rFonts w:hAnsi="宋体"/>
          <w:noProof/>
          <w:kern w:val="0"/>
        </w:rPr>
      </w:pPr>
    </w:p>
    <w:p w14:paraId="502043F6" w14:textId="77777777" w:rsidR="00835E58" w:rsidRDefault="00835E58" w:rsidP="00835E58">
      <w:pPr>
        <w:jc w:val="center"/>
        <w:rPr>
          <w:rFonts w:hAnsi="宋体"/>
          <w:noProof/>
          <w:kern w:val="0"/>
        </w:rPr>
      </w:pPr>
    </w:p>
    <w:bookmarkStart w:id="0" w:name="_MON_1065102613"/>
    <w:bookmarkEnd w:id="0"/>
    <w:bookmarkStart w:id="1" w:name="_MON_1064953734"/>
    <w:bookmarkEnd w:id="1"/>
    <w:p w14:paraId="00DC0FC9" w14:textId="77777777" w:rsidR="00835E58" w:rsidRDefault="007F112E" w:rsidP="00835E58">
      <w:pPr>
        <w:jc w:val="center"/>
        <w:rPr>
          <w:rFonts w:hAnsi="宋体"/>
          <w:noProof/>
          <w:kern w:val="0"/>
        </w:rPr>
      </w:pPr>
      <w:r>
        <w:rPr>
          <w:rFonts w:hAnsi="宋体"/>
          <w:noProof/>
          <w:kern w:val="0"/>
        </w:rPr>
        <w:object w:dxaOrig="3165" w:dyaOrig="720" w14:anchorId="787EC8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06.3pt;height:46.3pt;mso-width-percent:0;mso-height-percent:0;mso-width-percent:0;mso-height-percent:0" o:ole="" filled="t">
            <v:imagedata r:id="rId7" o:title=""/>
          </v:shape>
          <o:OLEObject Type="Embed" ProgID="Word.Picture.8" ShapeID="_x0000_i1025" DrawAspect="Content" ObjectID="_1707383998" r:id="rId8"/>
        </w:object>
      </w:r>
    </w:p>
    <w:p w14:paraId="15563636" w14:textId="77777777" w:rsidR="00835E58" w:rsidRPr="006F5910" w:rsidRDefault="00835E58" w:rsidP="00835E58">
      <w:pPr>
        <w:pStyle w:val="1"/>
        <w:jc w:val="center"/>
        <w:rPr>
          <w:rFonts w:ascii="华文中宋" w:eastAsia="华文中宋" w:hAnsi="华文中宋"/>
          <w:noProof/>
          <w:kern w:val="0"/>
        </w:rPr>
      </w:pPr>
      <w:r w:rsidRPr="006F5910">
        <w:rPr>
          <w:rFonts w:ascii="华文中宋" w:eastAsia="华文中宋" w:hAnsi="华文中宋" w:hint="eastAsia"/>
          <w:noProof/>
          <w:kern w:val="0"/>
        </w:rPr>
        <w:t>本科生毕业设计（论文）开题报告</w:t>
      </w:r>
    </w:p>
    <w:p w14:paraId="276A8532" w14:textId="77777777" w:rsidR="00835E58" w:rsidRDefault="00835E58" w:rsidP="00835E58">
      <w:pPr>
        <w:ind w:firstLineChars="900" w:firstLine="2520"/>
        <w:rPr>
          <w:rFonts w:ascii="华文细黑" w:eastAsia="华文细黑" w:hAnsi="华文细黑"/>
          <w:noProof/>
          <w:kern w:val="0"/>
          <w:sz w:val="28"/>
          <w:szCs w:val="28"/>
        </w:rPr>
      </w:pPr>
    </w:p>
    <w:p w14:paraId="3C848A65" w14:textId="11E022B2" w:rsidR="00835E58" w:rsidRPr="00DD1F66" w:rsidRDefault="00835E58" w:rsidP="00835E58">
      <w:pPr>
        <w:pStyle w:val="ac"/>
      </w:pPr>
      <w:r w:rsidRPr="00DD1F66">
        <w:rPr>
          <w:rFonts w:hint="eastAsia"/>
        </w:rPr>
        <w:t>题</w:t>
      </w:r>
      <w:r>
        <w:rPr>
          <w:rFonts w:hint="eastAsia"/>
        </w:rPr>
        <w:t xml:space="preserve">　　</w:t>
      </w:r>
      <w:r w:rsidRPr="00DD1F66">
        <w:rPr>
          <w:rFonts w:hint="eastAsia"/>
        </w:rPr>
        <w:t>目：</w:t>
      </w:r>
      <w:commentRangeStart w:id="2"/>
      <w:r w:rsidR="00B77C32">
        <w:rPr>
          <w:rFonts w:hint="eastAsia"/>
        </w:rPr>
        <w:t>基于多模态知识图谱的</w:t>
      </w:r>
      <w:r w:rsidR="00455652">
        <w:rPr>
          <w:rFonts w:hint="eastAsia"/>
        </w:rPr>
        <w:t>序列</w:t>
      </w:r>
      <w:r w:rsidR="00B77C32">
        <w:rPr>
          <w:rFonts w:hint="eastAsia"/>
        </w:rPr>
        <w:t>推荐算法</w:t>
      </w:r>
      <w:commentRangeEnd w:id="2"/>
      <w:r w:rsidR="00B6092D">
        <w:rPr>
          <w:rStyle w:val="a9"/>
          <w:rFonts w:ascii="Times New Roman" w:eastAsia="宋体" w:hAnsi="Times New Roman"/>
          <w:noProof w:val="0"/>
          <w:kern w:val="2"/>
        </w:rPr>
        <w:commentReference w:id="2"/>
      </w:r>
    </w:p>
    <w:p w14:paraId="43BE21DD" w14:textId="77777777" w:rsidR="00835E58" w:rsidRPr="00DD1F66" w:rsidRDefault="00835E58" w:rsidP="00835E58">
      <w:pPr>
        <w:jc w:val="center"/>
        <w:rPr>
          <w:rFonts w:ascii="华文中宋" w:eastAsia="华文中宋" w:hAnsi="华文中宋"/>
          <w:noProof/>
          <w:kern w:val="0"/>
          <w:sz w:val="32"/>
          <w:szCs w:val="32"/>
        </w:rPr>
      </w:pPr>
    </w:p>
    <w:p w14:paraId="70260348" w14:textId="31323698" w:rsidR="00835E58" w:rsidRPr="00DD1F66" w:rsidRDefault="00E31B88" w:rsidP="00835E58">
      <w:pPr>
        <w:rPr>
          <w:rFonts w:ascii="华文中宋" w:eastAsia="华文中宋" w:hAnsi="华文中宋"/>
          <w:noProof/>
          <w:kern w:val="0"/>
          <w:sz w:val="32"/>
          <w:szCs w:val="32"/>
        </w:rPr>
      </w:pPr>
      <w:r>
        <w:rPr>
          <w:noProof/>
        </w:rPr>
        <mc:AlternateContent>
          <mc:Choice Requires="wps">
            <w:drawing>
              <wp:anchor distT="0" distB="0" distL="114300" distR="114300" simplePos="0" relativeHeight="251659264" behindDoc="0" locked="0" layoutInCell="1" allowOverlap="1" wp14:anchorId="32E8C300" wp14:editId="0FCC71B0">
                <wp:simplePos x="0" y="0"/>
                <wp:positionH relativeFrom="column">
                  <wp:posOffset>1840230</wp:posOffset>
                </wp:positionH>
                <wp:positionV relativeFrom="paragraph">
                  <wp:posOffset>388620</wp:posOffset>
                </wp:positionV>
                <wp:extent cx="2390140" cy="43180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0140" cy="431800"/>
                        </a:xfrm>
                        <a:prstGeom prst="rect">
                          <a:avLst/>
                        </a:prstGeom>
                        <a:noFill/>
                        <a:ln>
                          <a:noFill/>
                        </a:ln>
                        <a:extLst>
                          <a:ext uri="{909E8E84-426E-40DD-AFC4-6F175D3DCCD1}">
                            <a14:hiddenFill xmlns:a14="http://schemas.microsoft.com/office/drawing/2010/main">
                              <a:gradFill rotWithShape="0">
                                <a:gsLst>
                                  <a:gs pos="0">
                                    <a:srgbClr val="BBD5F0"/>
                                  </a:gs>
                                  <a:gs pos="100000">
                                    <a:srgbClr val="9CBEE0"/>
                                  </a:gs>
                                </a:gsLst>
                                <a:lin ang="5400000"/>
                              </a:gradFill>
                            </a14:hiddenFill>
                          </a:ext>
                          <a:ext uri="{91240B29-F687-4F45-9708-019B960494DF}">
                            <a14:hiddenLine xmlns:a14="http://schemas.microsoft.com/office/drawing/2010/main" w="15875">
                              <a:solidFill>
                                <a:srgbClr val="739CC3"/>
                              </a:solidFill>
                              <a:miter lim="800000"/>
                              <a:headEnd/>
                              <a:tailEnd/>
                            </a14:hiddenLine>
                          </a:ext>
                        </a:extLst>
                      </wps:spPr>
                      <wps:txbx>
                        <w:txbxContent>
                          <w:p w14:paraId="523AB5AE" w14:textId="77777777" w:rsidR="00704334" w:rsidRPr="006E20D2" w:rsidRDefault="00704334" w:rsidP="00835E58">
                            <w:pPr>
                              <w:pStyle w:val="Field"/>
                            </w:pPr>
                            <w:r w:rsidRPr="006E20D2">
                              <w:rPr>
                                <w:rFonts w:hint="eastAsia"/>
                              </w:rPr>
                              <w:t>计算机科学与技术学院</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E8C300" id="_x0000_t202" coordsize="21600,21600" o:spt="202" path="m,l,21600r21600,l21600,xe">
                <v:stroke joinstyle="miter"/>
                <v:path gradientshapeok="t" o:connecttype="rect"/>
              </v:shapetype>
              <v:shape id="Text Box 2" o:spid="_x0000_s1026" type="#_x0000_t202" style="position:absolute;left:0;text-align:left;margin-left:144.9pt;margin-top:30.6pt;width:188.2pt;height: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" filled="f" fillcolor="#bbd5f0" stroked="f" strokecolor="#739cc3" strokeweight="1.25pt">
                <v:fill color2="#9cbee0" focus="100%" type="gradient">
                  <o:fill v:ext="view" type="gradientUnscaled"/>
                </v:fill>
                <v:textbox>
                  <w:txbxContent>
                    <w:p w14:paraId="523AB5AE" w14:textId="77777777" w:rsidR="00704334" w:rsidRPr="006E20D2" w:rsidRDefault="00704334" w:rsidP="00835E58">
                      <w:pPr>
                        <w:pStyle w:val="Field"/>
                      </w:pPr>
                      <w:r w:rsidRPr="006E20D2">
                        <w:rPr>
                          <w:rFonts w:hint="eastAsia"/>
                        </w:rPr>
                        <w:t>计算机科学与技术学院</w:t>
                      </w:r>
                    </w:p>
                  </w:txbxContent>
                </v:textbox>
              </v:shape>
            </w:pict>
          </mc:Fallback>
        </mc:AlternateContent>
      </w:r>
    </w:p>
    <w:p w14:paraId="7D58E5DA" w14:textId="031463E8" w:rsidR="00835E58" w:rsidRPr="00DD1F66" w:rsidRDefault="00E31B88" w:rsidP="00835E58">
      <w:pPr>
        <w:spacing w:line="720" w:lineRule="auto"/>
        <w:jc w:val="center"/>
        <w:rPr>
          <w:rFonts w:ascii="华文中宋" w:eastAsia="华文中宋" w:hAnsi="华文中宋"/>
          <w:noProof/>
          <w:kern w:val="0"/>
          <w:sz w:val="32"/>
          <w:szCs w:val="32"/>
        </w:rPr>
      </w:pPr>
      <w:r>
        <w:rPr>
          <w:noProof/>
        </w:rPr>
        <mc:AlternateContent>
          <mc:Choice Requires="wps">
            <w:drawing>
              <wp:anchor distT="0" distB="0" distL="114300" distR="114300" simplePos="0" relativeHeight="251660288" behindDoc="0" locked="0" layoutInCell="1" allowOverlap="1" wp14:anchorId="268D9F9B" wp14:editId="43C54C7E">
                <wp:simplePos x="0" y="0"/>
                <wp:positionH relativeFrom="column">
                  <wp:posOffset>1838325</wp:posOffset>
                </wp:positionH>
                <wp:positionV relativeFrom="paragraph">
                  <wp:posOffset>596900</wp:posOffset>
                </wp:positionV>
                <wp:extent cx="2390140" cy="431800"/>
                <wp:effectExtent l="0" t="0" r="0" b="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0140" cy="431800"/>
                        </a:xfrm>
                        <a:prstGeom prst="rect">
                          <a:avLst/>
                        </a:prstGeom>
                        <a:noFill/>
                        <a:ln>
                          <a:noFill/>
                        </a:ln>
                        <a:extLst>
                          <a:ext uri="{909E8E84-426E-40DD-AFC4-6F175D3DCCD1}">
                            <a14:hiddenFill xmlns:a14="http://schemas.microsoft.com/office/drawing/2010/main">
                              <a:gradFill rotWithShape="0">
                                <a:gsLst>
                                  <a:gs pos="0">
                                    <a:srgbClr val="BBD5F0"/>
                                  </a:gs>
                                  <a:gs pos="100000">
                                    <a:srgbClr val="9CBEE0"/>
                                  </a:gs>
                                </a:gsLst>
                                <a:lin ang="5400000"/>
                              </a:gradFill>
                            </a14:hiddenFill>
                          </a:ext>
                          <a:ext uri="{91240B29-F687-4F45-9708-019B960494DF}">
                            <a14:hiddenLine xmlns:a14="http://schemas.microsoft.com/office/drawing/2010/main" w="15875">
                              <a:solidFill>
                                <a:srgbClr val="739CC3"/>
                              </a:solidFill>
                              <a:miter lim="800000"/>
                              <a:headEnd/>
                              <a:tailEnd/>
                            </a14:hiddenLine>
                          </a:ext>
                        </a:extLst>
                      </wps:spPr>
                      <wps:txbx>
                        <w:txbxContent>
                          <w:p w14:paraId="3202FB6E" w14:textId="26AD8A8B" w:rsidR="00704334" w:rsidRPr="006E20D2" w:rsidRDefault="00704334" w:rsidP="00835E58">
                            <w:pPr>
                              <w:pStyle w:val="Field"/>
                            </w:pPr>
                            <w:r>
                              <w:t>CS1806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8D9F9B" id="Text Box 3" o:spid="_x0000_s1027" type="#_x0000_t202" style="position:absolute;left:0;text-align:left;margin-left:144.75pt;margin-top:47pt;width:188.2pt;height:3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" filled="f" fillcolor="#bbd5f0" stroked="f" strokecolor="#739cc3" strokeweight="1.25pt">
                <v:fill color2="#9cbee0" focus="100%" type="gradient">
                  <o:fill v:ext="view" type="gradientUnscaled"/>
                </v:fill>
                <v:textbox>
                  <w:txbxContent>
                    <w:p w14:paraId="3202FB6E" w14:textId="26AD8A8B" w:rsidR="00704334" w:rsidRPr="006E20D2" w:rsidRDefault="00704334" w:rsidP="00835E58">
                      <w:pPr>
                        <w:pStyle w:val="Field"/>
                      </w:pPr>
                      <w:r>
                        <w:t>CS1806</w:t>
                      </w:r>
                    </w:p>
                  </w:txbxContent>
                </v:textbox>
              </v:shape>
            </w:pict>
          </mc:Fallback>
        </mc:AlternateContent>
      </w:r>
      <w:r w:rsidR="00835E58" w:rsidRPr="00DD1F66">
        <w:rPr>
          <w:rFonts w:ascii="华文中宋" w:eastAsia="华文中宋" w:hAnsi="华文中宋" w:hint="eastAsia"/>
          <w:noProof/>
          <w:kern w:val="0"/>
          <w:sz w:val="32"/>
          <w:szCs w:val="32"/>
        </w:rPr>
        <w:t>院</w:t>
      </w:r>
      <w:r w:rsidR="00835E58">
        <w:rPr>
          <w:rFonts w:ascii="华文中宋" w:eastAsia="华文中宋" w:hAnsi="华文中宋" w:hint="eastAsia"/>
          <w:noProof/>
          <w:kern w:val="0"/>
          <w:sz w:val="32"/>
          <w:szCs w:val="32"/>
        </w:rPr>
        <w:t xml:space="preserve">　　</w:t>
      </w:r>
      <w:r w:rsidR="00835E58" w:rsidRPr="00DD1F66">
        <w:rPr>
          <w:rFonts w:ascii="华文中宋" w:eastAsia="华文中宋" w:hAnsi="华文中宋" w:hint="eastAsia"/>
          <w:noProof/>
          <w:kern w:val="0"/>
          <w:sz w:val="32"/>
          <w:szCs w:val="32"/>
        </w:rPr>
        <w:t>系_______________________</w:t>
      </w:r>
    </w:p>
    <w:p w14:paraId="5676D068" w14:textId="387F91B3" w:rsidR="00835E58" w:rsidRPr="00DD1F66" w:rsidRDefault="00E31B88" w:rsidP="00835E58">
      <w:pPr>
        <w:spacing w:line="720" w:lineRule="auto"/>
        <w:jc w:val="center"/>
        <w:rPr>
          <w:rFonts w:ascii="华文中宋" w:eastAsia="华文中宋" w:hAnsi="华文中宋"/>
          <w:noProof/>
          <w:kern w:val="0"/>
          <w:sz w:val="32"/>
          <w:szCs w:val="32"/>
        </w:rPr>
      </w:pPr>
      <w:r>
        <w:rPr>
          <w:noProof/>
        </w:rPr>
        <mc:AlternateContent>
          <mc:Choice Requires="wps">
            <w:drawing>
              <wp:anchor distT="0" distB="0" distL="114300" distR="114300" simplePos="0" relativeHeight="251661312" behindDoc="0" locked="0" layoutInCell="1" allowOverlap="1" wp14:anchorId="2230D786" wp14:editId="7F59F100">
                <wp:simplePos x="0" y="0"/>
                <wp:positionH relativeFrom="column">
                  <wp:posOffset>1854835</wp:posOffset>
                </wp:positionH>
                <wp:positionV relativeFrom="paragraph">
                  <wp:posOffset>581025</wp:posOffset>
                </wp:positionV>
                <wp:extent cx="2390140" cy="43180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0140" cy="431800"/>
                        </a:xfrm>
                        <a:prstGeom prst="rect">
                          <a:avLst/>
                        </a:prstGeom>
                        <a:noFill/>
                        <a:ln>
                          <a:noFill/>
                        </a:ln>
                        <a:extLst>
                          <a:ext uri="{909E8E84-426E-40DD-AFC4-6F175D3DCCD1}">
                            <a14:hiddenFill xmlns:a14="http://schemas.microsoft.com/office/drawing/2010/main">
                              <a:gradFill rotWithShape="0">
                                <a:gsLst>
                                  <a:gs pos="0">
                                    <a:srgbClr val="BBD5F0"/>
                                  </a:gs>
                                  <a:gs pos="100000">
                                    <a:srgbClr val="9CBEE0"/>
                                  </a:gs>
                                </a:gsLst>
                                <a:lin ang="5400000"/>
                              </a:gradFill>
                            </a14:hiddenFill>
                          </a:ext>
                          <a:ext uri="{91240B29-F687-4F45-9708-019B960494DF}">
                            <a14:hiddenLine xmlns:a14="http://schemas.microsoft.com/office/drawing/2010/main" w="15875">
                              <a:solidFill>
                                <a:srgbClr val="739CC3"/>
                              </a:solidFill>
                              <a:miter lim="800000"/>
                              <a:headEnd/>
                              <a:tailEnd/>
                            </a14:hiddenLine>
                          </a:ext>
                        </a:extLst>
                      </wps:spPr>
                      <wps:txbx>
                        <w:txbxContent>
                          <w:p w14:paraId="0B37483C" w14:textId="715CAF94" w:rsidR="00704334" w:rsidRPr="006E20D2" w:rsidRDefault="00704334" w:rsidP="00835E58">
                            <w:pPr>
                              <w:pStyle w:val="Field"/>
                            </w:pPr>
                            <w:r>
                              <w:t>刘美</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30D786" id="Text Box 4" o:spid="_x0000_s1028" type="#_x0000_t202" style="position:absolute;left:0;text-align:left;margin-left:146.05pt;margin-top:45.75pt;width:188.2pt;height:3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" filled="f" fillcolor="#bbd5f0" stroked="f" strokecolor="#739cc3" strokeweight="1.25pt">
                <v:fill color2="#9cbee0" focus="100%" type="gradient">
                  <o:fill v:ext="view" type="gradientUnscaled"/>
                </v:fill>
                <v:textbox>
                  <w:txbxContent>
                    <w:p w14:paraId="0B37483C" w14:textId="715CAF94" w:rsidR="00704334" w:rsidRPr="006E20D2" w:rsidRDefault="00704334" w:rsidP="00835E58">
                      <w:pPr>
                        <w:pStyle w:val="Field"/>
                      </w:pPr>
                      <w:r>
                        <w:t>刘美</w:t>
                      </w:r>
                    </w:p>
                  </w:txbxContent>
                </v:textbox>
              </v:shape>
            </w:pict>
          </mc:Fallback>
        </mc:AlternateContent>
      </w:r>
      <w:r w:rsidR="00835E58" w:rsidRPr="00DD1F66">
        <w:rPr>
          <w:rFonts w:ascii="华文中宋" w:eastAsia="华文中宋" w:hAnsi="华文中宋" w:hint="eastAsia"/>
          <w:noProof/>
          <w:kern w:val="0"/>
          <w:sz w:val="32"/>
          <w:szCs w:val="32"/>
        </w:rPr>
        <w:t>专业班级_______________________</w:t>
      </w:r>
    </w:p>
    <w:p w14:paraId="27261B7F" w14:textId="0454D549" w:rsidR="00835E58" w:rsidRPr="00DD1F66" w:rsidRDefault="00E31B88" w:rsidP="00835E58">
      <w:pPr>
        <w:spacing w:line="720" w:lineRule="auto"/>
        <w:jc w:val="center"/>
        <w:rPr>
          <w:rFonts w:ascii="华文中宋" w:eastAsia="华文中宋" w:hAnsi="华文中宋"/>
          <w:noProof/>
          <w:kern w:val="0"/>
          <w:sz w:val="32"/>
          <w:szCs w:val="32"/>
        </w:rPr>
      </w:pPr>
      <w:r>
        <w:rPr>
          <w:noProof/>
        </w:rPr>
        <mc:AlternateContent>
          <mc:Choice Requires="wps">
            <w:drawing>
              <wp:anchor distT="0" distB="0" distL="114300" distR="114300" simplePos="0" relativeHeight="251662336" behindDoc="0" locked="0" layoutInCell="1" allowOverlap="1" wp14:anchorId="46C8FDD4" wp14:editId="51D8C6F0">
                <wp:simplePos x="0" y="0"/>
                <wp:positionH relativeFrom="column">
                  <wp:posOffset>1845945</wp:posOffset>
                </wp:positionH>
                <wp:positionV relativeFrom="paragraph">
                  <wp:posOffset>593090</wp:posOffset>
                </wp:positionV>
                <wp:extent cx="2390140" cy="431800"/>
                <wp:effectExtent l="0" t="0" r="0" b="0"/>
                <wp:wrapNone/>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0140" cy="431800"/>
                        </a:xfrm>
                        <a:prstGeom prst="rect">
                          <a:avLst/>
                        </a:prstGeom>
                        <a:noFill/>
                        <a:ln>
                          <a:noFill/>
                        </a:ln>
                        <a:extLst>
                          <a:ext uri="{909E8E84-426E-40DD-AFC4-6F175D3DCCD1}">
                            <a14:hiddenFill xmlns:a14="http://schemas.microsoft.com/office/drawing/2010/main">
                              <a:gradFill rotWithShape="0">
                                <a:gsLst>
                                  <a:gs pos="0">
                                    <a:srgbClr val="BBD5F0"/>
                                  </a:gs>
                                  <a:gs pos="100000">
                                    <a:srgbClr val="9CBEE0"/>
                                  </a:gs>
                                </a:gsLst>
                                <a:lin ang="5400000"/>
                              </a:gradFill>
                            </a14:hiddenFill>
                          </a:ext>
                          <a:ext uri="{91240B29-F687-4F45-9708-019B960494DF}">
                            <a14:hiddenLine xmlns:a14="http://schemas.microsoft.com/office/drawing/2010/main" w="15875">
                              <a:solidFill>
                                <a:srgbClr val="739CC3"/>
                              </a:solidFill>
                              <a:miter lim="800000"/>
                              <a:headEnd/>
                              <a:tailEnd/>
                            </a14:hiddenLine>
                          </a:ext>
                        </a:extLst>
                      </wps:spPr>
                      <wps:txbx>
                        <w:txbxContent>
                          <w:p w14:paraId="02EA8BCB" w14:textId="23A2184D" w:rsidR="00704334" w:rsidRPr="006E20D2" w:rsidRDefault="00704334" w:rsidP="00835E58">
                            <w:pPr>
                              <w:pStyle w:val="Field"/>
                            </w:pPr>
                            <w:r>
                              <w:rPr>
                                <w:rFonts w:hint="eastAsia"/>
                              </w:rPr>
                              <w:t>U</w:t>
                            </w:r>
                            <w:r>
                              <w:t>201814788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C8FDD4" id="Text Box 5" o:spid="_x0000_s1029" type="#_x0000_t202" style="position:absolute;left:0;text-align:left;margin-left:145.35pt;margin-top:46.7pt;width:188.2pt;height:3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" filled="f" fillcolor="#bbd5f0" stroked="f" strokecolor="#739cc3" strokeweight="1.25pt">
                <v:fill color2="#9cbee0" focus="100%" type="gradient">
                  <o:fill v:ext="view" type="gradientUnscaled"/>
                </v:fill>
                <v:textbox>
                  <w:txbxContent>
                    <w:p w14:paraId="02EA8BCB" w14:textId="23A2184D" w:rsidR="00704334" w:rsidRPr="006E20D2" w:rsidRDefault="00704334" w:rsidP="00835E58">
                      <w:pPr>
                        <w:pStyle w:val="Field"/>
                      </w:pPr>
                      <w:r>
                        <w:rPr>
                          <w:rFonts w:hint="eastAsia"/>
                        </w:rPr>
                        <w:t>U</w:t>
                      </w:r>
                      <w:r>
                        <w:t>201814788</w:t>
                      </w:r>
                    </w:p>
                  </w:txbxContent>
                </v:textbox>
              </v:shape>
            </w:pict>
          </mc:Fallback>
        </mc:AlternateContent>
      </w:r>
      <w:r w:rsidR="00835E58" w:rsidRPr="00DD1F66">
        <w:rPr>
          <w:rFonts w:ascii="华文中宋" w:eastAsia="华文中宋" w:hAnsi="华文中宋" w:hint="eastAsia"/>
          <w:noProof/>
          <w:kern w:val="0"/>
          <w:sz w:val="32"/>
          <w:szCs w:val="32"/>
        </w:rPr>
        <w:t>姓</w:t>
      </w:r>
      <w:r w:rsidR="00835E58">
        <w:rPr>
          <w:rFonts w:ascii="华文中宋" w:eastAsia="华文中宋" w:hAnsi="华文中宋" w:hint="eastAsia"/>
          <w:noProof/>
          <w:kern w:val="0"/>
          <w:sz w:val="32"/>
          <w:szCs w:val="32"/>
        </w:rPr>
        <w:t xml:space="preserve">　　</w:t>
      </w:r>
      <w:r w:rsidR="00835E58" w:rsidRPr="00DD1F66">
        <w:rPr>
          <w:rFonts w:ascii="华文中宋" w:eastAsia="华文中宋" w:hAnsi="华文中宋" w:hint="eastAsia"/>
          <w:noProof/>
          <w:kern w:val="0"/>
          <w:sz w:val="32"/>
          <w:szCs w:val="32"/>
        </w:rPr>
        <w:t>名_______________________</w:t>
      </w:r>
    </w:p>
    <w:p w14:paraId="7BF99852" w14:textId="5411701C" w:rsidR="00835E58" w:rsidRPr="00DD1F66" w:rsidRDefault="00E31B88" w:rsidP="00835E58">
      <w:pPr>
        <w:spacing w:line="720" w:lineRule="auto"/>
        <w:jc w:val="center"/>
        <w:rPr>
          <w:rFonts w:ascii="华文中宋" w:eastAsia="华文中宋" w:hAnsi="华文中宋"/>
          <w:noProof/>
          <w:kern w:val="0"/>
          <w:sz w:val="32"/>
          <w:szCs w:val="32"/>
        </w:rPr>
      </w:pPr>
      <w:r>
        <w:rPr>
          <w:noProof/>
        </w:rPr>
        <mc:AlternateContent>
          <mc:Choice Requires="wps">
            <w:drawing>
              <wp:anchor distT="0" distB="0" distL="114300" distR="114300" simplePos="0" relativeHeight="251663360" behindDoc="0" locked="0" layoutInCell="1" allowOverlap="1" wp14:anchorId="27BE992A" wp14:editId="09927EA7">
                <wp:simplePos x="0" y="0"/>
                <wp:positionH relativeFrom="column">
                  <wp:posOffset>1840230</wp:posOffset>
                </wp:positionH>
                <wp:positionV relativeFrom="paragraph">
                  <wp:posOffset>562610</wp:posOffset>
                </wp:positionV>
                <wp:extent cx="2390140" cy="431800"/>
                <wp:effectExtent l="0" t="0" r="0" b="0"/>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0140" cy="431800"/>
                        </a:xfrm>
                        <a:prstGeom prst="rect">
                          <a:avLst/>
                        </a:prstGeom>
                        <a:noFill/>
                        <a:ln>
                          <a:noFill/>
                        </a:ln>
                        <a:extLst>
                          <a:ext uri="{909E8E84-426E-40DD-AFC4-6F175D3DCCD1}">
                            <a14:hiddenFill xmlns:a14="http://schemas.microsoft.com/office/drawing/2010/main">
                              <a:gradFill rotWithShape="0">
                                <a:gsLst>
                                  <a:gs pos="0">
                                    <a:srgbClr val="BBD5F0"/>
                                  </a:gs>
                                  <a:gs pos="100000">
                                    <a:srgbClr val="9CBEE0"/>
                                  </a:gs>
                                </a:gsLst>
                                <a:lin ang="5400000"/>
                              </a:gradFill>
                            </a14:hiddenFill>
                          </a:ext>
                          <a:ext uri="{91240B29-F687-4F45-9708-019B960494DF}">
                            <a14:hiddenLine xmlns:a14="http://schemas.microsoft.com/office/drawing/2010/main" w="15875">
                              <a:solidFill>
                                <a:srgbClr val="739CC3"/>
                              </a:solidFill>
                              <a:miter lim="800000"/>
                              <a:headEnd/>
                              <a:tailEnd/>
                            </a14:hiddenLine>
                          </a:ext>
                        </a:extLst>
                      </wps:spPr>
                      <wps:txbx>
                        <w:txbxContent>
                          <w:p w14:paraId="06EF1018" w14:textId="32A44D15" w:rsidR="00704334" w:rsidRPr="006E20D2" w:rsidRDefault="00704334" w:rsidP="00835E58">
                            <w:pPr>
                              <w:pStyle w:val="Field"/>
                            </w:pPr>
                            <w:r>
                              <w:t>李</w:t>
                            </w:r>
                            <w:r>
                              <w:rPr>
                                <w:rFonts w:hint="eastAsia"/>
                              </w:rPr>
                              <w:t>剑军</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BE992A" id="Text Box 6" o:spid="_x0000_s1030" type="#_x0000_t202" style="position:absolute;left:0;text-align:left;margin-left:144.9pt;margin-top:44.3pt;width:188.2pt;height:3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" filled="f" fillcolor="#bbd5f0" stroked="f" strokecolor="#739cc3" strokeweight="1.25pt">
                <v:fill color2="#9cbee0" focus="100%" type="gradient">
                  <o:fill v:ext="view" type="gradientUnscaled"/>
                </v:fill>
                <v:textbox>
                  <w:txbxContent>
                    <w:p w14:paraId="06EF1018" w14:textId="32A44D15" w:rsidR="00704334" w:rsidRPr="006E20D2" w:rsidRDefault="00704334" w:rsidP="00835E58">
                      <w:pPr>
                        <w:pStyle w:val="Field"/>
                      </w:pPr>
                      <w:r>
                        <w:t>李</w:t>
                      </w:r>
                      <w:r>
                        <w:rPr>
                          <w:rFonts w:hint="eastAsia"/>
                        </w:rPr>
                        <w:t>剑军</w:t>
                      </w:r>
                    </w:p>
                  </w:txbxContent>
                </v:textbox>
              </v:shape>
            </w:pict>
          </mc:Fallback>
        </mc:AlternateContent>
      </w:r>
      <w:r w:rsidR="00835E58" w:rsidRPr="00DD1F66">
        <w:rPr>
          <w:rFonts w:ascii="华文中宋" w:eastAsia="华文中宋" w:hAnsi="华文中宋" w:hint="eastAsia"/>
          <w:noProof/>
          <w:kern w:val="0"/>
          <w:sz w:val="32"/>
          <w:szCs w:val="32"/>
        </w:rPr>
        <w:t>学</w:t>
      </w:r>
      <w:r w:rsidR="00835E58">
        <w:rPr>
          <w:rFonts w:ascii="华文中宋" w:eastAsia="华文中宋" w:hAnsi="华文中宋" w:hint="eastAsia"/>
          <w:noProof/>
          <w:kern w:val="0"/>
          <w:sz w:val="32"/>
          <w:szCs w:val="32"/>
        </w:rPr>
        <w:t xml:space="preserve">　　</w:t>
      </w:r>
      <w:r w:rsidR="00835E58" w:rsidRPr="00DD1F66">
        <w:rPr>
          <w:rFonts w:ascii="华文中宋" w:eastAsia="华文中宋" w:hAnsi="华文中宋" w:hint="eastAsia"/>
          <w:noProof/>
          <w:kern w:val="0"/>
          <w:sz w:val="32"/>
          <w:szCs w:val="32"/>
        </w:rPr>
        <w:t>号_______________________</w:t>
      </w:r>
    </w:p>
    <w:p w14:paraId="3155830B" w14:textId="77777777" w:rsidR="00835E58" w:rsidRPr="00DD1F66" w:rsidRDefault="00835E58" w:rsidP="00835E58">
      <w:pPr>
        <w:spacing w:line="720" w:lineRule="auto"/>
        <w:jc w:val="center"/>
        <w:rPr>
          <w:rFonts w:ascii="华文中宋" w:eastAsia="华文中宋" w:hAnsi="华文中宋"/>
          <w:noProof/>
          <w:kern w:val="0"/>
          <w:sz w:val="32"/>
          <w:szCs w:val="32"/>
        </w:rPr>
      </w:pPr>
      <w:r w:rsidRPr="00DD1F66">
        <w:rPr>
          <w:rFonts w:ascii="华文中宋" w:eastAsia="华文中宋" w:hAnsi="华文中宋" w:hint="eastAsia"/>
          <w:noProof/>
          <w:kern w:val="0"/>
          <w:sz w:val="32"/>
          <w:szCs w:val="32"/>
        </w:rPr>
        <w:t>指导教师_______________________</w:t>
      </w:r>
    </w:p>
    <w:p w14:paraId="3890FD36" w14:textId="77777777" w:rsidR="00835E58" w:rsidRDefault="00835E58" w:rsidP="00835E58">
      <w:pPr>
        <w:jc w:val="center"/>
        <w:rPr>
          <w:rFonts w:ascii="华文细黑" w:eastAsia="华文细黑" w:hAnsi="华文细黑"/>
          <w:bCs/>
          <w:noProof/>
          <w:kern w:val="0"/>
          <w:sz w:val="28"/>
          <w:szCs w:val="28"/>
        </w:rPr>
      </w:pPr>
    </w:p>
    <w:p w14:paraId="2D4ECDA5" w14:textId="77777777" w:rsidR="00835E58" w:rsidRDefault="00835E58" w:rsidP="00835E58">
      <w:pPr>
        <w:rPr>
          <w:rFonts w:ascii="华文细黑" w:eastAsia="华文细黑" w:hAnsi="华文细黑"/>
          <w:bCs/>
          <w:noProof/>
          <w:kern w:val="0"/>
          <w:sz w:val="28"/>
          <w:szCs w:val="28"/>
        </w:rPr>
      </w:pPr>
    </w:p>
    <w:p w14:paraId="3D48B86F" w14:textId="36C9E069" w:rsidR="00835E58" w:rsidRPr="00B77C32" w:rsidRDefault="00835E58" w:rsidP="00B77C32">
      <w:pPr>
        <w:jc w:val="center"/>
        <w:rPr>
          <w:rFonts w:ascii="华文细黑" w:eastAsia="华文细黑" w:hAnsi="华文细黑"/>
          <w:bCs/>
          <w:noProof/>
          <w:kern w:val="0"/>
          <w:sz w:val="28"/>
          <w:szCs w:val="28"/>
        </w:rPr>
        <w:sectPr w:rsidR="00835E58" w:rsidRPr="00B77C32" w:rsidSect="00B77C32">
          <w:pgSz w:w="11906" w:h="16838"/>
          <w:pgMar w:top="1440" w:right="1800" w:bottom="1440" w:left="1800" w:header="851" w:footer="992" w:gutter="0"/>
          <w:cols w:space="720"/>
          <w:titlePg/>
          <w:docGrid w:type="lines" w:linePitch="312"/>
        </w:sectPr>
      </w:pPr>
      <w:r>
        <w:rPr>
          <w:rFonts w:ascii="华文细黑" w:eastAsia="华文细黑" w:hAnsi="华文细黑" w:hint="eastAsia"/>
          <w:bCs/>
          <w:noProof/>
          <w:kern w:val="0"/>
          <w:sz w:val="28"/>
          <w:szCs w:val="28"/>
        </w:rPr>
        <w:t xml:space="preserve">    </w:t>
      </w:r>
      <w:r>
        <w:rPr>
          <w:rFonts w:ascii="华文细黑" w:eastAsia="华文细黑" w:hAnsi="华文细黑"/>
          <w:bCs/>
          <w:noProof/>
          <w:kern w:val="0"/>
          <w:sz w:val="28"/>
          <w:szCs w:val="28"/>
        </w:rPr>
        <w:t>2022</w:t>
      </w:r>
      <w:r>
        <w:rPr>
          <w:rFonts w:ascii="华文细黑" w:eastAsia="华文细黑" w:hAnsi="华文细黑" w:hint="eastAsia"/>
          <w:bCs/>
          <w:noProof/>
          <w:kern w:val="0"/>
          <w:sz w:val="28"/>
          <w:szCs w:val="28"/>
        </w:rPr>
        <w:t>年3 月</w:t>
      </w:r>
    </w:p>
    <w:p w14:paraId="44CB75ED" w14:textId="77777777" w:rsidR="0094361D" w:rsidRDefault="0094361D" w:rsidP="00835E58">
      <w:pPr>
        <w:rPr>
          <w:rFonts w:eastAsia="黑体"/>
          <w:b/>
          <w:sz w:val="28"/>
          <w:szCs w:val="28"/>
        </w:rPr>
      </w:pPr>
    </w:p>
    <w:p w14:paraId="5BD393FF" w14:textId="5F9A7D72" w:rsidR="00835E58" w:rsidRPr="00461CEE" w:rsidRDefault="00835E58" w:rsidP="00835E58">
      <w:pPr>
        <w:rPr>
          <w:rFonts w:eastAsia="黑体"/>
          <w:b/>
          <w:sz w:val="28"/>
          <w:szCs w:val="28"/>
        </w:rPr>
      </w:pPr>
      <w:r w:rsidRPr="00461CEE">
        <w:rPr>
          <w:rFonts w:eastAsia="黑体"/>
          <w:b/>
          <w:sz w:val="28"/>
          <w:szCs w:val="28"/>
        </w:rPr>
        <w:lastRenderedPageBreak/>
        <w:t>一、课题研究背景</w:t>
      </w:r>
    </w:p>
    <w:p w14:paraId="5EE17DFE" w14:textId="77777777" w:rsidR="00835E58" w:rsidRDefault="00835E58" w:rsidP="00835E58">
      <w:pPr>
        <w:spacing w:line="360" w:lineRule="auto"/>
        <w:ind w:firstLine="437"/>
        <w:rPr>
          <w:sz w:val="24"/>
          <w:szCs w:val="24"/>
        </w:rPr>
      </w:pPr>
      <w:commentRangeStart w:id="3"/>
      <w:r>
        <w:rPr>
          <w:rFonts w:hint="eastAsia"/>
          <w:sz w:val="24"/>
          <w:szCs w:val="24"/>
        </w:rPr>
        <w:t>在互联网信息高速发展的现在，推荐系统帮助用户使用</w:t>
      </w:r>
      <w:r>
        <w:rPr>
          <w:rFonts w:hint="eastAsia"/>
          <w:sz w:val="24"/>
          <w:szCs w:val="24"/>
        </w:rPr>
        <w:t>Web</w:t>
      </w:r>
      <w:r>
        <w:rPr>
          <w:rFonts w:hint="eastAsia"/>
          <w:sz w:val="24"/>
          <w:szCs w:val="24"/>
        </w:rPr>
        <w:t>应用时从大量的信息中选择感兴趣的信息，缓解信息过载问题。目前现有的很多推荐算法都是假设用户信息以及其交互行为会被记录并且能够因此判定用户的偏好，然而事实是，很多用户的行为是隐式的，比如用户点击某个商品，并不代表其厌恶</w:t>
      </w:r>
      <w:r>
        <w:rPr>
          <w:rFonts w:hint="eastAsia"/>
          <w:sz w:val="24"/>
          <w:szCs w:val="24"/>
        </w:rPr>
        <w:t>/</w:t>
      </w:r>
      <w:r>
        <w:rPr>
          <w:rFonts w:hint="eastAsia"/>
          <w:sz w:val="24"/>
          <w:szCs w:val="24"/>
        </w:rPr>
        <w:t>喜爱这个商品。除此以外，用户的信息也不一定总能获取，例如当其以游客方式访问或者由于隐私保护政策时。因此有时候能够获取的数据是稀疏、难以产生准确结果的。</w:t>
      </w:r>
      <w:commentRangeEnd w:id="3"/>
      <w:r w:rsidR="00B6092D">
        <w:rPr>
          <w:rStyle w:val="a9"/>
        </w:rPr>
        <w:commentReference w:id="3"/>
      </w:r>
    </w:p>
    <w:p w14:paraId="1263B70C" w14:textId="77777777" w:rsidR="007F242B" w:rsidRDefault="007F242B" w:rsidP="007F242B">
      <w:pPr>
        <w:spacing w:line="360" w:lineRule="auto"/>
        <w:ind w:firstLine="437"/>
        <w:rPr>
          <w:sz w:val="24"/>
          <w:szCs w:val="24"/>
        </w:rPr>
      </w:pPr>
      <w:r>
        <w:rPr>
          <w:rFonts w:hint="eastAsia"/>
          <w:sz w:val="24"/>
          <w:szCs w:val="24"/>
        </w:rPr>
        <w:t>而实际上，现实生活中的多媒体数据往往是多种信息的传递媒介（例如，一段视频中往往会同时有文字信息、视觉信息和听觉信息的传播）。因此，将多模态信息引入到推荐系统中，使模型在训练过程中得到更好获得用户和物品表示，能够有效地缓解用户</w:t>
      </w:r>
      <w:r>
        <w:rPr>
          <w:rFonts w:hint="eastAsia"/>
          <w:sz w:val="24"/>
          <w:szCs w:val="24"/>
        </w:rPr>
        <w:t>-</w:t>
      </w:r>
      <w:r>
        <w:rPr>
          <w:rFonts w:hint="eastAsia"/>
          <w:sz w:val="24"/>
          <w:szCs w:val="24"/>
        </w:rPr>
        <w:t>物品交互的数据稀疏性问题以及数据冷启动发问题。</w:t>
      </w:r>
    </w:p>
    <w:p w14:paraId="4A046A26" w14:textId="5A2A1F33" w:rsidR="00835E58" w:rsidRDefault="00835E58" w:rsidP="00835E58">
      <w:pPr>
        <w:spacing w:line="360" w:lineRule="auto"/>
        <w:ind w:firstLine="437"/>
        <w:rPr>
          <w:sz w:val="24"/>
          <w:szCs w:val="24"/>
        </w:rPr>
      </w:pPr>
      <w:commentRangeStart w:id="4"/>
      <w:r>
        <w:rPr>
          <w:rFonts w:hint="eastAsia"/>
          <w:sz w:val="24"/>
          <w:szCs w:val="24"/>
        </w:rPr>
        <w:t>另一方面，由于用户的实际偏好往往是随时间变化而变化的，并且</w:t>
      </w:r>
      <w:r w:rsidRPr="00C676ED">
        <w:rPr>
          <w:sz w:val="24"/>
          <w:szCs w:val="24"/>
        </w:rPr>
        <w:t>用户</w:t>
      </w:r>
      <w:r w:rsidRPr="00C676ED">
        <w:rPr>
          <w:sz w:val="24"/>
          <w:szCs w:val="24"/>
        </w:rPr>
        <w:t>-</w:t>
      </w:r>
      <w:r w:rsidRPr="00C676ED">
        <w:rPr>
          <w:sz w:val="24"/>
          <w:szCs w:val="24"/>
        </w:rPr>
        <w:t>商品交互通常发生于特定的顺序上下文中。不同的上下文通常导致不同的用户与商品间的交互</w:t>
      </w:r>
      <w:r>
        <w:rPr>
          <w:rFonts w:hint="eastAsia"/>
          <w:sz w:val="24"/>
          <w:szCs w:val="24"/>
        </w:rPr>
        <w:t>。这种经常被像协同过滤这种传统的推荐系统</w:t>
      </w:r>
      <w:r w:rsidR="00E03884">
        <w:rPr>
          <w:rFonts w:hint="eastAsia"/>
          <w:sz w:val="24"/>
          <w:szCs w:val="24"/>
        </w:rPr>
        <w:t>忽视</w:t>
      </w:r>
      <w:r>
        <w:rPr>
          <w:rFonts w:hint="eastAsia"/>
          <w:sz w:val="24"/>
          <w:szCs w:val="24"/>
        </w:rPr>
        <w:t>。而使用序列推荐算法，通过用户的历史行为序列推测其下一个可能的行为，能够有效捕捉用户动态的、短期的偏好。</w:t>
      </w:r>
      <w:commentRangeEnd w:id="4"/>
      <w:r w:rsidR="00B6092D">
        <w:rPr>
          <w:rStyle w:val="a9"/>
        </w:rPr>
        <w:commentReference w:id="4"/>
      </w:r>
    </w:p>
    <w:p w14:paraId="2A622067" w14:textId="77777777" w:rsidR="00835E58" w:rsidRDefault="00835E58" w:rsidP="00835E58">
      <w:pPr>
        <w:rPr>
          <w:rFonts w:eastAsia="黑体"/>
          <w:b/>
          <w:sz w:val="28"/>
          <w:szCs w:val="28"/>
        </w:rPr>
      </w:pPr>
      <w:r w:rsidRPr="00461CEE">
        <w:rPr>
          <w:rFonts w:eastAsia="黑体" w:hint="eastAsia"/>
          <w:b/>
          <w:sz w:val="28"/>
          <w:szCs w:val="28"/>
        </w:rPr>
        <w:t>二、</w:t>
      </w:r>
      <w:r>
        <w:rPr>
          <w:rFonts w:eastAsia="黑体" w:hint="eastAsia"/>
          <w:b/>
          <w:sz w:val="28"/>
          <w:szCs w:val="28"/>
        </w:rPr>
        <w:t>国内外研究现状</w:t>
      </w:r>
    </w:p>
    <w:p w14:paraId="1181E5D0" w14:textId="6E58C9AE" w:rsidR="00835E58" w:rsidRPr="0035094C" w:rsidRDefault="00835E58" w:rsidP="00835E58">
      <w:pPr>
        <w:spacing w:line="360" w:lineRule="auto"/>
        <w:rPr>
          <w:rFonts w:eastAsia="黑体"/>
          <w:b/>
          <w:sz w:val="24"/>
          <w:szCs w:val="24"/>
        </w:rPr>
      </w:pPr>
      <w:r>
        <w:rPr>
          <w:rFonts w:eastAsia="黑体" w:hint="eastAsia"/>
          <w:b/>
          <w:sz w:val="24"/>
          <w:szCs w:val="24"/>
        </w:rPr>
        <w:t>2</w:t>
      </w:r>
      <w:r>
        <w:rPr>
          <w:rFonts w:eastAsia="黑体"/>
          <w:b/>
          <w:sz w:val="24"/>
          <w:szCs w:val="24"/>
        </w:rPr>
        <w:t xml:space="preserve">.1 </w:t>
      </w:r>
      <w:commentRangeStart w:id="5"/>
      <w:r>
        <w:rPr>
          <w:rFonts w:eastAsia="黑体" w:hint="eastAsia"/>
          <w:b/>
          <w:sz w:val="24"/>
          <w:szCs w:val="24"/>
        </w:rPr>
        <w:t>多模态</w:t>
      </w:r>
      <w:r w:rsidR="007F242B">
        <w:rPr>
          <w:rFonts w:eastAsia="黑体" w:hint="eastAsia"/>
          <w:b/>
          <w:sz w:val="24"/>
          <w:szCs w:val="24"/>
        </w:rPr>
        <w:t>表示学习</w:t>
      </w:r>
      <w:commentRangeEnd w:id="5"/>
      <w:r w:rsidR="00E25683">
        <w:rPr>
          <w:rStyle w:val="a9"/>
        </w:rPr>
        <w:commentReference w:id="5"/>
      </w:r>
    </w:p>
    <w:p w14:paraId="2F717453" w14:textId="77777777" w:rsidR="007F242B" w:rsidRDefault="007F242B" w:rsidP="007F242B">
      <w:pPr>
        <w:spacing w:line="360" w:lineRule="auto"/>
        <w:ind w:firstLine="437"/>
        <w:rPr>
          <w:sz w:val="24"/>
          <w:szCs w:val="24"/>
        </w:rPr>
      </w:pPr>
      <w:r>
        <w:rPr>
          <w:rFonts w:hint="eastAsia"/>
          <w:sz w:val="24"/>
          <w:szCs w:val="24"/>
        </w:rPr>
        <w:t>多模态表示学习的目的是将被研究对象（结构化数据、图像、视频、文本、语音等）中蕴含的语义信息抽象为实值向量。当多个模态共存时，我们需要同时从多个异质信息源中提取被研究对象的特征。在单模态表示学习的基础上，多模态表示学习还要考虑多个模态信息的一致性和互补性。目前多模态表示学习分为两类：联合表示和协同表示。</w:t>
      </w:r>
    </w:p>
    <w:p w14:paraId="2E885232" w14:textId="77777777" w:rsidR="007F242B" w:rsidRDefault="007F242B" w:rsidP="007F242B">
      <w:pPr>
        <w:spacing w:line="360" w:lineRule="auto"/>
        <w:ind w:firstLine="437"/>
        <w:rPr>
          <w:sz w:val="24"/>
          <w:szCs w:val="24"/>
        </w:rPr>
      </w:pPr>
      <w:r>
        <w:rPr>
          <w:rFonts w:hint="eastAsia"/>
          <w:sz w:val="24"/>
          <w:szCs w:val="24"/>
        </w:rPr>
        <w:t>联合表示是将多个模态的信息一起映射到一个统一的多模态向量空间。联合</w:t>
      </w:r>
      <w:bookmarkStart w:id="6" w:name="_Hlk96605392"/>
      <w:r>
        <w:rPr>
          <w:rFonts w:hint="eastAsia"/>
          <w:sz w:val="24"/>
          <w:szCs w:val="24"/>
        </w:rPr>
        <w:t>表示最简单的示例是单个模态特征的串联（也称早期融合</w:t>
      </w:r>
      <w:r>
        <w:rPr>
          <w:sz w:val="24"/>
          <w:szCs w:val="24"/>
        </w:rPr>
        <w:fldChar w:fldCharType="begin"/>
      </w:r>
      <w:r>
        <w:rPr>
          <w:sz w:val="24"/>
          <w:szCs w:val="24"/>
        </w:rPr>
        <w:instrText xml:space="preserve"> </w:instrText>
      </w:r>
      <w:r>
        <w:rPr>
          <w:rFonts w:hint="eastAsia"/>
          <w:sz w:val="24"/>
          <w:szCs w:val="24"/>
        </w:rPr>
        <w:instrText>REF _Ref96595760 \r \h</w:instrText>
      </w:r>
      <w:r>
        <w:rPr>
          <w:sz w:val="24"/>
          <w:szCs w:val="24"/>
        </w:rPr>
        <w:instrText xml:space="preserve"> </w:instrText>
      </w:r>
      <w:r>
        <w:rPr>
          <w:sz w:val="24"/>
          <w:szCs w:val="24"/>
        </w:rPr>
      </w:r>
      <w:r>
        <w:rPr>
          <w:sz w:val="24"/>
          <w:szCs w:val="24"/>
        </w:rPr>
        <w:fldChar w:fldCharType="separate"/>
      </w:r>
      <w:r>
        <w:rPr>
          <w:sz w:val="24"/>
          <w:szCs w:val="24"/>
        </w:rPr>
        <w:t>[1]</w:t>
      </w:r>
      <w:r>
        <w:rPr>
          <w:sz w:val="24"/>
          <w:szCs w:val="24"/>
        </w:rPr>
        <w:fldChar w:fldCharType="end"/>
      </w:r>
      <w:r>
        <w:rPr>
          <w:rFonts w:hint="eastAsia"/>
          <w:sz w:val="24"/>
          <w:szCs w:val="24"/>
        </w:rPr>
        <w:t>）。其次，还有基于神经网络、图像模型的方法。</w:t>
      </w:r>
    </w:p>
    <w:p w14:paraId="3EC60AED" w14:textId="77777777" w:rsidR="007F242B" w:rsidRDefault="007F242B" w:rsidP="007F242B">
      <w:pPr>
        <w:spacing w:line="360" w:lineRule="auto"/>
        <w:ind w:firstLine="437"/>
        <w:rPr>
          <w:sz w:val="24"/>
          <w:szCs w:val="24"/>
        </w:rPr>
      </w:pPr>
      <w:r>
        <w:rPr>
          <w:rFonts w:hint="eastAsia"/>
          <w:sz w:val="24"/>
          <w:szCs w:val="24"/>
        </w:rPr>
        <w:t>基于神经网络的联合表示通常具有优越的性能，并能在无监督的情况下对表示进行预训练</w:t>
      </w:r>
      <w:r>
        <w:rPr>
          <w:sz w:val="24"/>
          <w:szCs w:val="24"/>
        </w:rPr>
        <w:fldChar w:fldCharType="begin"/>
      </w:r>
      <w:r>
        <w:rPr>
          <w:sz w:val="24"/>
          <w:szCs w:val="24"/>
        </w:rPr>
        <w:instrText xml:space="preserve"> </w:instrText>
      </w:r>
      <w:r>
        <w:rPr>
          <w:rFonts w:hint="eastAsia"/>
          <w:sz w:val="24"/>
          <w:szCs w:val="24"/>
        </w:rPr>
        <w:instrText>REF _Ref96595769 \r \h</w:instrText>
      </w:r>
      <w:r>
        <w:rPr>
          <w:sz w:val="24"/>
          <w:szCs w:val="24"/>
        </w:rPr>
        <w:instrText xml:space="preserve"> </w:instrText>
      </w:r>
      <w:r>
        <w:rPr>
          <w:sz w:val="24"/>
          <w:szCs w:val="24"/>
        </w:rPr>
      </w:r>
      <w:r>
        <w:rPr>
          <w:sz w:val="24"/>
          <w:szCs w:val="24"/>
        </w:rPr>
        <w:fldChar w:fldCharType="separate"/>
      </w:r>
      <w:r>
        <w:rPr>
          <w:sz w:val="24"/>
          <w:szCs w:val="24"/>
        </w:rPr>
        <w:t>[2]</w:t>
      </w:r>
      <w:r>
        <w:rPr>
          <w:sz w:val="24"/>
          <w:szCs w:val="24"/>
        </w:rPr>
        <w:fldChar w:fldCharType="end"/>
      </w:r>
      <w:r>
        <w:rPr>
          <w:rFonts w:hint="eastAsia"/>
          <w:sz w:val="24"/>
          <w:szCs w:val="24"/>
        </w:rPr>
        <w:t>。然而，其性能的提高取决于训练的数据量。其次，模型不能自</w:t>
      </w:r>
      <w:r>
        <w:rPr>
          <w:rFonts w:hint="eastAsia"/>
          <w:sz w:val="24"/>
          <w:szCs w:val="24"/>
        </w:rPr>
        <w:lastRenderedPageBreak/>
        <w:t>然地处理丢失数据，尽管目前存在一些方法可以缓解这个问题</w:t>
      </w:r>
      <w:r>
        <w:rPr>
          <w:sz w:val="24"/>
          <w:szCs w:val="24"/>
        </w:rPr>
        <w:fldChar w:fldCharType="begin"/>
      </w:r>
      <w:r>
        <w:rPr>
          <w:sz w:val="24"/>
          <w:szCs w:val="24"/>
        </w:rPr>
        <w:instrText xml:space="preserve"> </w:instrText>
      </w:r>
      <w:r>
        <w:rPr>
          <w:rFonts w:hint="eastAsia"/>
          <w:sz w:val="24"/>
          <w:szCs w:val="24"/>
        </w:rPr>
        <w:instrText>REF _Ref96434311 \r \h</w:instrText>
      </w:r>
      <w:r>
        <w:rPr>
          <w:sz w:val="24"/>
          <w:szCs w:val="24"/>
        </w:rPr>
        <w:instrText xml:space="preserve"> </w:instrText>
      </w:r>
      <w:r>
        <w:rPr>
          <w:sz w:val="24"/>
          <w:szCs w:val="24"/>
        </w:rPr>
      </w:r>
      <w:r>
        <w:rPr>
          <w:sz w:val="24"/>
          <w:szCs w:val="24"/>
        </w:rPr>
        <w:fldChar w:fldCharType="separate"/>
      </w:r>
      <w:r>
        <w:rPr>
          <w:sz w:val="24"/>
          <w:szCs w:val="24"/>
        </w:rPr>
        <w:t>[3,4]</w:t>
      </w:r>
      <w:r>
        <w:rPr>
          <w:sz w:val="24"/>
          <w:szCs w:val="24"/>
        </w:rPr>
        <w:fldChar w:fldCharType="end"/>
      </w:r>
      <w:r>
        <w:rPr>
          <w:rFonts w:hint="eastAsia"/>
          <w:sz w:val="24"/>
          <w:szCs w:val="24"/>
        </w:rPr>
        <w:t>，但仍然是有限的。</w:t>
      </w:r>
    </w:p>
    <w:p w14:paraId="4E9DF9DE" w14:textId="77777777" w:rsidR="007F242B" w:rsidRDefault="007F242B" w:rsidP="007F242B">
      <w:pPr>
        <w:spacing w:line="360" w:lineRule="auto"/>
        <w:ind w:firstLine="437"/>
        <w:rPr>
          <w:sz w:val="24"/>
          <w:szCs w:val="24"/>
        </w:rPr>
      </w:pPr>
      <w:r>
        <w:rPr>
          <w:rFonts w:hint="eastAsia"/>
          <w:sz w:val="24"/>
          <w:szCs w:val="24"/>
        </w:rPr>
        <w:t>基于图像模型的方法是一种通过潜在随机变量来构造表示的常用方法</w:t>
      </w:r>
      <w:r>
        <w:rPr>
          <w:sz w:val="24"/>
          <w:szCs w:val="24"/>
        </w:rPr>
        <w:fldChar w:fldCharType="begin"/>
      </w:r>
      <w:r>
        <w:rPr>
          <w:sz w:val="24"/>
          <w:szCs w:val="24"/>
        </w:rPr>
        <w:instrText xml:space="preserve"> </w:instrText>
      </w:r>
      <w:r>
        <w:rPr>
          <w:rFonts w:hint="eastAsia"/>
          <w:sz w:val="24"/>
          <w:szCs w:val="24"/>
        </w:rPr>
        <w:instrText>REF _Ref96450945 \r \h</w:instrText>
      </w:r>
      <w:r>
        <w:rPr>
          <w:sz w:val="24"/>
          <w:szCs w:val="24"/>
        </w:rPr>
        <w:instrText xml:space="preserve"> </w:instrText>
      </w:r>
      <w:r>
        <w:rPr>
          <w:sz w:val="24"/>
          <w:szCs w:val="24"/>
        </w:rPr>
      </w:r>
      <w:r>
        <w:rPr>
          <w:sz w:val="24"/>
          <w:szCs w:val="24"/>
        </w:rPr>
        <w:fldChar w:fldCharType="separate"/>
      </w:r>
      <w:r>
        <w:rPr>
          <w:sz w:val="24"/>
          <w:szCs w:val="24"/>
        </w:rPr>
        <w:t>[5]</w:t>
      </w:r>
      <w:r>
        <w:rPr>
          <w:sz w:val="24"/>
          <w:szCs w:val="24"/>
        </w:rPr>
        <w:fldChar w:fldCharType="end"/>
      </w:r>
      <w:r>
        <w:rPr>
          <w:rFonts w:hint="eastAsia"/>
          <w:sz w:val="24"/>
          <w:szCs w:val="24"/>
        </w:rPr>
        <w:t>。目前这方面最流行的方法是受限玻尔兹曼机（</w:t>
      </w:r>
      <w:r>
        <w:rPr>
          <w:rFonts w:hint="eastAsia"/>
          <w:sz w:val="24"/>
          <w:szCs w:val="24"/>
        </w:rPr>
        <w:t>D</w:t>
      </w:r>
      <w:r>
        <w:rPr>
          <w:sz w:val="24"/>
          <w:szCs w:val="24"/>
        </w:rPr>
        <w:t>BM</w:t>
      </w:r>
      <w:r>
        <w:rPr>
          <w:rFonts w:hint="eastAsia"/>
          <w:sz w:val="24"/>
          <w:szCs w:val="24"/>
        </w:rPr>
        <w:t>）</w:t>
      </w:r>
      <w:r>
        <w:rPr>
          <w:sz w:val="24"/>
          <w:szCs w:val="24"/>
        </w:rPr>
        <w:fldChar w:fldCharType="begin"/>
      </w:r>
      <w:r>
        <w:rPr>
          <w:sz w:val="24"/>
          <w:szCs w:val="24"/>
        </w:rPr>
        <w:instrText xml:space="preserve"> </w:instrText>
      </w:r>
      <w:r>
        <w:rPr>
          <w:rFonts w:hint="eastAsia"/>
          <w:sz w:val="24"/>
          <w:szCs w:val="24"/>
        </w:rPr>
        <w:instrText>REF _Ref96595857 \r \h</w:instrText>
      </w:r>
      <w:r>
        <w:rPr>
          <w:sz w:val="24"/>
          <w:szCs w:val="24"/>
        </w:rPr>
        <w:instrText xml:space="preserve"> </w:instrText>
      </w:r>
      <w:r>
        <w:rPr>
          <w:sz w:val="24"/>
          <w:szCs w:val="24"/>
        </w:rPr>
      </w:r>
      <w:r>
        <w:rPr>
          <w:sz w:val="24"/>
          <w:szCs w:val="24"/>
        </w:rPr>
        <w:fldChar w:fldCharType="separate"/>
      </w:r>
      <w:r>
        <w:rPr>
          <w:sz w:val="24"/>
          <w:szCs w:val="24"/>
        </w:rPr>
        <w:t>[6]</w:t>
      </w:r>
      <w:r>
        <w:rPr>
          <w:sz w:val="24"/>
          <w:szCs w:val="24"/>
        </w:rPr>
        <w:fldChar w:fldCharType="end"/>
      </w:r>
      <w:r>
        <w:rPr>
          <w:rFonts w:hint="eastAsia"/>
          <w:sz w:val="24"/>
          <w:szCs w:val="24"/>
        </w:rPr>
        <w:t>。使用多模态</w:t>
      </w:r>
      <w:r>
        <w:rPr>
          <w:rFonts w:hint="eastAsia"/>
          <w:sz w:val="24"/>
          <w:szCs w:val="24"/>
        </w:rPr>
        <w:t>D</w:t>
      </w:r>
      <w:r>
        <w:rPr>
          <w:sz w:val="24"/>
          <w:szCs w:val="24"/>
        </w:rPr>
        <w:t>BM</w:t>
      </w:r>
      <w:r>
        <w:rPr>
          <w:rFonts w:hint="eastAsia"/>
          <w:sz w:val="24"/>
          <w:szCs w:val="24"/>
        </w:rPr>
        <w:t>s</w:t>
      </w:r>
      <w:r>
        <w:rPr>
          <w:rFonts w:hint="eastAsia"/>
          <w:sz w:val="24"/>
          <w:szCs w:val="24"/>
        </w:rPr>
        <w:t>学习多模态表示的最大优点之一是其生成特性允许以一种简单的方式处理丢失的数据——即使整个模态丢失，模型也有一种自然的处理方法。它还可以用于在另一种模态存在的情况下生成一种模态的样本，或从表示中生成两种模态的样本。与自动编码器类似，可以以非监督的方式对表示进行预训练，从而支持使用未标记的数据。</w:t>
      </w:r>
      <w:r>
        <w:rPr>
          <w:rFonts w:hint="eastAsia"/>
          <w:sz w:val="24"/>
          <w:szCs w:val="24"/>
        </w:rPr>
        <w:t>D</w:t>
      </w:r>
      <w:r>
        <w:rPr>
          <w:sz w:val="24"/>
          <w:szCs w:val="24"/>
        </w:rPr>
        <w:t>BM</w:t>
      </w:r>
      <w:r>
        <w:rPr>
          <w:rFonts w:hint="eastAsia"/>
          <w:sz w:val="24"/>
          <w:szCs w:val="24"/>
        </w:rPr>
        <w:t>s</w:t>
      </w:r>
      <w:r>
        <w:rPr>
          <w:rFonts w:hint="eastAsia"/>
          <w:sz w:val="24"/>
          <w:szCs w:val="24"/>
        </w:rPr>
        <w:t>的主要缺点是训练困难，计算成本高，需要使用近似变分训练方法。</w:t>
      </w:r>
    </w:p>
    <w:p w14:paraId="1D879656" w14:textId="77777777" w:rsidR="007F242B" w:rsidRDefault="007F242B" w:rsidP="007F242B">
      <w:pPr>
        <w:spacing w:line="360" w:lineRule="auto"/>
        <w:ind w:firstLine="437"/>
        <w:rPr>
          <w:sz w:val="24"/>
          <w:szCs w:val="24"/>
        </w:rPr>
      </w:pPr>
      <w:r>
        <w:rPr>
          <w:rFonts w:hint="eastAsia"/>
          <w:sz w:val="24"/>
          <w:szCs w:val="24"/>
        </w:rPr>
        <w:t>协同表示则将多模态中的每个模态分别映射到各自的表示空间，但映射后的向量之间满足一定的相关性约束（如线性约束）。</w:t>
      </w:r>
    </w:p>
    <w:p w14:paraId="759F2F2A" w14:textId="77777777" w:rsidR="007F242B" w:rsidRDefault="007F242B" w:rsidP="007F242B">
      <w:pPr>
        <w:spacing w:line="360" w:lineRule="auto"/>
        <w:ind w:firstLine="437"/>
        <w:rPr>
          <w:sz w:val="24"/>
          <w:szCs w:val="24"/>
        </w:rPr>
      </w:pPr>
      <w:r>
        <w:rPr>
          <w:rFonts w:hint="eastAsia"/>
          <w:sz w:val="24"/>
          <w:szCs w:val="24"/>
        </w:rPr>
        <w:t>早期的相似模型</w:t>
      </w:r>
      <w:r>
        <w:rPr>
          <w:sz w:val="24"/>
          <w:szCs w:val="24"/>
        </w:rPr>
        <w:fldChar w:fldCharType="begin"/>
      </w:r>
      <w:r>
        <w:rPr>
          <w:sz w:val="24"/>
          <w:szCs w:val="24"/>
        </w:rPr>
        <w:instrText xml:space="preserve"> </w:instrText>
      </w:r>
      <w:r>
        <w:rPr>
          <w:rFonts w:hint="eastAsia"/>
          <w:sz w:val="24"/>
          <w:szCs w:val="24"/>
        </w:rPr>
        <w:instrText>REF _Ref96595896 \r \h</w:instrText>
      </w:r>
      <w:r>
        <w:rPr>
          <w:sz w:val="24"/>
          <w:szCs w:val="24"/>
        </w:rPr>
        <w:instrText xml:space="preserve"> </w:instrText>
      </w:r>
      <w:r>
        <w:rPr>
          <w:sz w:val="24"/>
          <w:szCs w:val="24"/>
        </w:rPr>
      </w:r>
      <w:r>
        <w:rPr>
          <w:sz w:val="24"/>
          <w:szCs w:val="24"/>
        </w:rPr>
        <w:fldChar w:fldCharType="separate"/>
      </w:r>
      <w:r>
        <w:rPr>
          <w:sz w:val="24"/>
          <w:szCs w:val="24"/>
        </w:rPr>
        <w:t>[7]</w:t>
      </w:r>
      <w:r>
        <w:rPr>
          <w:sz w:val="24"/>
          <w:szCs w:val="24"/>
        </w:rPr>
        <w:fldChar w:fldCharType="end"/>
      </w:r>
      <w:r>
        <w:rPr>
          <w:rFonts w:hint="eastAsia"/>
          <w:sz w:val="24"/>
          <w:szCs w:val="24"/>
        </w:rPr>
        <w:t>通过最小化协同空间中模态之间的距离来进行约束，例如维斯顿等人的研究。在</w:t>
      </w:r>
      <w:r>
        <w:rPr>
          <w:rFonts w:hint="eastAsia"/>
          <w:sz w:val="24"/>
          <w:szCs w:val="24"/>
        </w:rPr>
        <w:t>W</w:t>
      </w:r>
      <w:r>
        <w:rPr>
          <w:sz w:val="24"/>
          <w:szCs w:val="24"/>
        </w:rPr>
        <w:t>SABIE</w:t>
      </w:r>
      <w:r>
        <w:rPr>
          <w:rFonts w:hint="eastAsia"/>
          <w:sz w:val="24"/>
          <w:szCs w:val="24"/>
        </w:rPr>
        <w:t>中，为图像及其注释构建了一个协同空间。其从图像和文本特征中构造了一个简单的线性映射，这样相关的注释和图像表示在它们之间会比不相关的注释与图像表示有更高的内积。</w:t>
      </w:r>
    </w:p>
    <w:p w14:paraId="76E15ADC" w14:textId="77777777" w:rsidR="007F242B" w:rsidRDefault="007F242B" w:rsidP="007F242B">
      <w:pPr>
        <w:spacing w:line="360" w:lineRule="auto"/>
        <w:ind w:firstLine="437"/>
        <w:rPr>
          <w:sz w:val="24"/>
          <w:szCs w:val="24"/>
        </w:rPr>
      </w:pPr>
      <w:r w:rsidRPr="00294CC3">
        <w:rPr>
          <w:rFonts w:hint="eastAsia"/>
          <w:sz w:val="24"/>
          <w:szCs w:val="24"/>
        </w:rPr>
        <w:t xml:space="preserve"> </w:t>
      </w:r>
      <w:r>
        <w:rPr>
          <w:sz w:val="24"/>
          <w:szCs w:val="24"/>
        </w:rPr>
        <w:t>相似模型强调表示之间的相似性，但结构化的协同表示空间模型超越了这一点，并且在模态表示之间强制执行额外的约束</w:t>
      </w:r>
      <w:r>
        <w:rPr>
          <w:rFonts w:hint="eastAsia"/>
          <w:sz w:val="24"/>
          <w:szCs w:val="24"/>
        </w:rPr>
        <w:t>，具体的结构化限制根据应用而异。</w:t>
      </w:r>
      <w:r w:rsidRPr="00D64207">
        <w:rPr>
          <w:rFonts w:hint="eastAsia"/>
          <w:sz w:val="24"/>
          <w:szCs w:val="24"/>
        </w:rPr>
        <w:t>结构化</w:t>
      </w:r>
      <w:r>
        <w:rPr>
          <w:rFonts w:hint="eastAsia"/>
          <w:sz w:val="24"/>
          <w:szCs w:val="24"/>
        </w:rPr>
        <w:t>协同</w:t>
      </w:r>
      <w:r w:rsidRPr="00D64207">
        <w:rPr>
          <w:rFonts w:hint="eastAsia"/>
          <w:sz w:val="24"/>
          <w:szCs w:val="24"/>
        </w:rPr>
        <w:t>通常用于跨模式</w:t>
      </w:r>
      <w:r>
        <w:rPr>
          <w:rFonts w:hint="eastAsia"/>
          <w:sz w:val="24"/>
          <w:szCs w:val="24"/>
        </w:rPr>
        <w:t>哈希中，</w:t>
      </w:r>
      <w:r w:rsidRPr="00D64207">
        <w:rPr>
          <w:rFonts w:hint="eastAsia"/>
          <w:sz w:val="24"/>
          <w:szCs w:val="24"/>
        </w:rPr>
        <w:t>将高维数据压缩为紧凑的二进制代码，并对类似对象使用相似的二进制代码</w:t>
      </w:r>
      <w:r>
        <w:rPr>
          <w:sz w:val="24"/>
          <w:szCs w:val="24"/>
        </w:rPr>
        <w:fldChar w:fldCharType="begin"/>
      </w:r>
      <w:r>
        <w:rPr>
          <w:sz w:val="24"/>
          <w:szCs w:val="24"/>
        </w:rPr>
        <w:instrText xml:space="preserve"> </w:instrText>
      </w:r>
      <w:r>
        <w:rPr>
          <w:rFonts w:hint="eastAsia"/>
          <w:sz w:val="24"/>
          <w:szCs w:val="24"/>
        </w:rPr>
        <w:instrText>REF _Ref96595932 \r \h</w:instrText>
      </w:r>
      <w:r>
        <w:rPr>
          <w:sz w:val="24"/>
          <w:szCs w:val="24"/>
        </w:rPr>
        <w:instrText xml:space="preserve"> </w:instrText>
      </w:r>
      <w:r>
        <w:rPr>
          <w:sz w:val="24"/>
          <w:szCs w:val="24"/>
        </w:rPr>
      </w:r>
      <w:r>
        <w:rPr>
          <w:sz w:val="24"/>
          <w:szCs w:val="24"/>
        </w:rPr>
        <w:fldChar w:fldCharType="separate"/>
      </w:r>
      <w:r>
        <w:rPr>
          <w:sz w:val="24"/>
          <w:szCs w:val="24"/>
        </w:rPr>
        <w:t>[18]</w:t>
      </w:r>
      <w:r>
        <w:rPr>
          <w:sz w:val="24"/>
          <w:szCs w:val="24"/>
        </w:rPr>
        <w:fldChar w:fldCharType="end"/>
      </w:r>
      <w:r>
        <w:rPr>
          <w:rFonts w:hint="eastAsia"/>
          <w:sz w:val="24"/>
          <w:szCs w:val="24"/>
        </w:rPr>
        <w:t>。哈希的方法最终迫使多模态空间表示有一些限制：（</w:t>
      </w:r>
      <w:r>
        <w:rPr>
          <w:rFonts w:hint="eastAsia"/>
          <w:sz w:val="24"/>
          <w:szCs w:val="24"/>
        </w:rPr>
        <w:t>1</w:t>
      </w:r>
      <w:r>
        <w:rPr>
          <w:rFonts w:hint="eastAsia"/>
          <w:sz w:val="24"/>
          <w:szCs w:val="24"/>
        </w:rPr>
        <w:t>）不同模态的相同对象有相似的哈希编码；（</w:t>
      </w:r>
      <w:r>
        <w:rPr>
          <w:rFonts w:hint="eastAsia"/>
          <w:sz w:val="24"/>
          <w:szCs w:val="24"/>
        </w:rPr>
        <w:t>2</w:t>
      </w:r>
      <w:r>
        <w:rPr>
          <w:rFonts w:hint="eastAsia"/>
          <w:sz w:val="24"/>
          <w:szCs w:val="24"/>
        </w:rPr>
        <w:t>）多模态空间必须保持数据相似性。</w:t>
      </w:r>
    </w:p>
    <w:p w14:paraId="3E67ACD2" w14:textId="123A536C" w:rsidR="007F242B" w:rsidRDefault="007F242B" w:rsidP="007F242B">
      <w:pPr>
        <w:spacing w:line="360" w:lineRule="auto"/>
        <w:ind w:firstLine="437"/>
        <w:rPr>
          <w:sz w:val="24"/>
          <w:szCs w:val="24"/>
        </w:rPr>
      </w:pPr>
      <w:r w:rsidRPr="004452A6">
        <w:rPr>
          <w:rFonts w:hint="eastAsia"/>
          <w:sz w:val="24"/>
          <w:szCs w:val="24"/>
        </w:rPr>
        <w:t>联合表示将多模态数据投射到一个公共空间中，最适合在推理过程中出现所有模态的情况。另一方面，协</w:t>
      </w:r>
      <w:ins w:id="7" w:author="fnatic@163.com" w:date="2022-02-26T12:27:00Z">
        <w:r w:rsidR="00B6092D">
          <w:rPr>
            <w:rFonts w:hint="eastAsia"/>
            <w:sz w:val="24"/>
            <w:szCs w:val="24"/>
          </w:rPr>
          <w:t>同</w:t>
        </w:r>
      </w:ins>
      <w:del w:id="8" w:author="fnatic@163.com" w:date="2022-02-26T12:27:00Z">
        <w:r w:rsidRPr="004452A6" w:rsidDel="00B6092D">
          <w:rPr>
            <w:rFonts w:hint="eastAsia"/>
            <w:sz w:val="24"/>
            <w:szCs w:val="24"/>
          </w:rPr>
          <w:delText>调</w:delText>
        </w:r>
      </w:del>
      <w:r w:rsidRPr="004452A6">
        <w:rPr>
          <w:rFonts w:hint="eastAsia"/>
          <w:sz w:val="24"/>
          <w:szCs w:val="24"/>
        </w:rPr>
        <w:t>表示法将每个模态投影到一个单独但协</w:t>
      </w:r>
      <w:r>
        <w:rPr>
          <w:rFonts w:hint="eastAsia"/>
          <w:sz w:val="24"/>
          <w:szCs w:val="24"/>
        </w:rPr>
        <w:t>同</w:t>
      </w:r>
      <w:r w:rsidRPr="004452A6">
        <w:rPr>
          <w:rFonts w:hint="eastAsia"/>
          <w:sz w:val="24"/>
          <w:szCs w:val="24"/>
        </w:rPr>
        <w:t>的空间中，使其适用于测试时只有一个模态的应用</w:t>
      </w:r>
      <w:r>
        <w:rPr>
          <w:rFonts w:hint="eastAsia"/>
          <w:sz w:val="24"/>
          <w:szCs w:val="24"/>
        </w:rPr>
        <w:t>。</w:t>
      </w:r>
    </w:p>
    <w:bookmarkEnd w:id="6"/>
    <w:p w14:paraId="6DA1F08F" w14:textId="21DA893B" w:rsidR="00835E58" w:rsidRDefault="00835E58" w:rsidP="00835E58">
      <w:pPr>
        <w:spacing w:line="360" w:lineRule="auto"/>
        <w:rPr>
          <w:rFonts w:eastAsia="黑体"/>
          <w:b/>
          <w:sz w:val="24"/>
          <w:szCs w:val="24"/>
        </w:rPr>
      </w:pPr>
      <w:r w:rsidRPr="00344DA4">
        <w:rPr>
          <w:rFonts w:eastAsia="黑体" w:hint="eastAsia"/>
          <w:b/>
          <w:sz w:val="24"/>
          <w:szCs w:val="24"/>
        </w:rPr>
        <w:t>2</w:t>
      </w:r>
      <w:r w:rsidRPr="00344DA4">
        <w:rPr>
          <w:rFonts w:eastAsia="黑体"/>
          <w:b/>
          <w:sz w:val="24"/>
          <w:szCs w:val="24"/>
        </w:rPr>
        <w:t xml:space="preserve">.2 </w:t>
      </w:r>
      <w:r w:rsidRPr="00344DA4">
        <w:rPr>
          <w:rFonts w:eastAsia="黑体" w:hint="eastAsia"/>
          <w:b/>
          <w:sz w:val="24"/>
          <w:szCs w:val="24"/>
        </w:rPr>
        <w:t>序列推荐算法</w:t>
      </w:r>
    </w:p>
    <w:p w14:paraId="57CF535B" w14:textId="4488AC4D" w:rsidR="00B77C32" w:rsidRDefault="00B77C32" w:rsidP="00835E58">
      <w:pPr>
        <w:spacing w:line="360" w:lineRule="auto"/>
        <w:rPr>
          <w:rFonts w:eastAsia="黑体"/>
          <w:b/>
          <w:sz w:val="24"/>
          <w:szCs w:val="24"/>
        </w:rPr>
      </w:pPr>
      <w:r>
        <w:rPr>
          <w:rFonts w:eastAsia="黑体" w:hint="eastAsia"/>
          <w:b/>
          <w:sz w:val="24"/>
          <w:szCs w:val="24"/>
        </w:rPr>
        <w:t>2</w:t>
      </w:r>
      <w:r>
        <w:rPr>
          <w:rFonts w:eastAsia="黑体"/>
          <w:b/>
          <w:sz w:val="24"/>
          <w:szCs w:val="24"/>
        </w:rPr>
        <w:t xml:space="preserve">.2.1 </w:t>
      </w:r>
      <w:r>
        <w:rPr>
          <w:rFonts w:eastAsia="黑体" w:hint="eastAsia"/>
          <w:b/>
          <w:sz w:val="24"/>
          <w:szCs w:val="24"/>
        </w:rPr>
        <w:t>研究成果</w:t>
      </w:r>
    </w:p>
    <w:p w14:paraId="789698C1" w14:textId="77777777" w:rsidR="00835E58" w:rsidRDefault="00835E58" w:rsidP="00835E58">
      <w:pPr>
        <w:spacing w:line="360" w:lineRule="auto"/>
        <w:ind w:firstLine="420"/>
        <w:rPr>
          <w:sz w:val="24"/>
          <w:szCs w:val="24"/>
        </w:rPr>
      </w:pPr>
      <w:r>
        <w:rPr>
          <w:rFonts w:hint="eastAsia"/>
          <w:sz w:val="24"/>
          <w:szCs w:val="24"/>
        </w:rPr>
        <w:t>从技术角度来说，目前基于序列算法的推荐系统主要分为三个大类：传统序列模型，潜在表征模型和深度神经网络模型。</w:t>
      </w:r>
    </w:p>
    <w:p w14:paraId="446F193A" w14:textId="3CFFFB4D" w:rsidR="00835E58" w:rsidRDefault="00835E58" w:rsidP="00835E58">
      <w:pPr>
        <w:spacing w:line="360" w:lineRule="auto"/>
        <w:ind w:firstLine="420"/>
        <w:rPr>
          <w:sz w:val="24"/>
          <w:szCs w:val="24"/>
        </w:rPr>
      </w:pPr>
      <w:r>
        <w:rPr>
          <w:rFonts w:hint="eastAsia"/>
          <w:sz w:val="24"/>
          <w:szCs w:val="24"/>
        </w:rPr>
        <w:lastRenderedPageBreak/>
        <w:t>传统序列模型包括序列模式挖掘</w:t>
      </w:r>
      <w:r w:rsidR="0058795D">
        <w:rPr>
          <w:sz w:val="24"/>
          <w:szCs w:val="24"/>
        </w:rPr>
        <w:fldChar w:fldCharType="begin"/>
      </w:r>
      <w:r w:rsidR="0058795D">
        <w:rPr>
          <w:sz w:val="24"/>
          <w:szCs w:val="24"/>
        </w:rPr>
        <w:instrText xml:space="preserve"> </w:instrText>
      </w:r>
      <w:r w:rsidR="0058795D">
        <w:rPr>
          <w:rFonts w:hint="eastAsia"/>
          <w:sz w:val="24"/>
          <w:szCs w:val="24"/>
        </w:rPr>
        <w:instrText>REF _Ref96462441 \r \h</w:instrText>
      </w:r>
      <w:r w:rsidR="0058795D">
        <w:rPr>
          <w:sz w:val="24"/>
          <w:szCs w:val="24"/>
        </w:rPr>
        <w:instrText xml:space="preserve"> </w:instrText>
      </w:r>
      <w:r w:rsidR="0058795D">
        <w:rPr>
          <w:sz w:val="24"/>
          <w:szCs w:val="24"/>
        </w:rPr>
      </w:r>
      <w:r w:rsidR="0058795D">
        <w:rPr>
          <w:sz w:val="24"/>
          <w:szCs w:val="24"/>
        </w:rPr>
        <w:fldChar w:fldCharType="separate"/>
      </w:r>
      <w:r w:rsidR="0058795D">
        <w:rPr>
          <w:sz w:val="24"/>
          <w:szCs w:val="24"/>
        </w:rPr>
        <w:t>[8]</w:t>
      </w:r>
      <w:r w:rsidR="0058795D">
        <w:rPr>
          <w:sz w:val="24"/>
          <w:szCs w:val="24"/>
        </w:rPr>
        <w:fldChar w:fldCharType="end"/>
      </w:r>
      <w:r>
        <w:rPr>
          <w:rFonts w:hint="eastAsia"/>
          <w:sz w:val="24"/>
          <w:szCs w:val="24"/>
        </w:rPr>
        <w:t>和</w:t>
      </w:r>
      <w:r w:rsidRPr="002C45A3">
        <w:rPr>
          <w:sz w:val="24"/>
          <w:szCs w:val="24"/>
        </w:rPr>
        <w:t>Markov Chain</w:t>
      </w:r>
      <w:r>
        <w:rPr>
          <w:rFonts w:hint="eastAsia"/>
          <w:sz w:val="24"/>
          <w:szCs w:val="24"/>
        </w:rPr>
        <w:t>s</w:t>
      </w:r>
      <w:r>
        <w:rPr>
          <w:rFonts w:hint="eastAsia"/>
          <w:sz w:val="24"/>
          <w:szCs w:val="24"/>
        </w:rPr>
        <w:t>模型</w:t>
      </w:r>
      <w:r w:rsidR="0058795D">
        <w:rPr>
          <w:sz w:val="24"/>
          <w:szCs w:val="24"/>
        </w:rPr>
        <w:fldChar w:fldCharType="begin"/>
      </w:r>
      <w:r w:rsidR="0058795D">
        <w:rPr>
          <w:sz w:val="24"/>
          <w:szCs w:val="24"/>
        </w:rPr>
        <w:instrText xml:space="preserve"> </w:instrText>
      </w:r>
      <w:r w:rsidR="0058795D">
        <w:rPr>
          <w:rFonts w:hint="eastAsia"/>
          <w:sz w:val="24"/>
          <w:szCs w:val="24"/>
        </w:rPr>
        <w:instrText>REF _Ref96462450 \r \h</w:instrText>
      </w:r>
      <w:r w:rsidR="0058795D">
        <w:rPr>
          <w:sz w:val="24"/>
          <w:szCs w:val="24"/>
        </w:rPr>
        <w:instrText xml:space="preserve"> </w:instrText>
      </w:r>
      <w:r w:rsidR="0058795D">
        <w:rPr>
          <w:sz w:val="24"/>
          <w:szCs w:val="24"/>
        </w:rPr>
      </w:r>
      <w:r w:rsidR="0058795D">
        <w:rPr>
          <w:sz w:val="24"/>
          <w:szCs w:val="24"/>
        </w:rPr>
        <w:fldChar w:fldCharType="separate"/>
      </w:r>
      <w:r w:rsidR="0058795D">
        <w:rPr>
          <w:sz w:val="24"/>
          <w:szCs w:val="24"/>
        </w:rPr>
        <w:t>[9,10]</w:t>
      </w:r>
      <w:r w:rsidR="0058795D">
        <w:rPr>
          <w:sz w:val="24"/>
          <w:szCs w:val="24"/>
        </w:rPr>
        <w:fldChar w:fldCharType="end"/>
      </w:r>
      <w:r>
        <w:rPr>
          <w:rFonts w:hint="eastAsia"/>
          <w:sz w:val="24"/>
          <w:szCs w:val="24"/>
        </w:rPr>
        <w:t>等。这种方式通过利用序列推荐系统的自然优势（用户</w:t>
      </w:r>
      <w:r>
        <w:rPr>
          <w:rFonts w:hint="eastAsia"/>
          <w:sz w:val="24"/>
          <w:szCs w:val="24"/>
        </w:rPr>
        <w:t>-</w:t>
      </w:r>
      <w:r>
        <w:rPr>
          <w:rFonts w:hint="eastAsia"/>
          <w:sz w:val="24"/>
          <w:szCs w:val="24"/>
        </w:rPr>
        <w:t>商品的交互本质上存在顺序依赖性）在一个序列中对用户</w:t>
      </w:r>
      <w:r>
        <w:rPr>
          <w:rFonts w:hint="eastAsia"/>
          <w:sz w:val="24"/>
          <w:szCs w:val="24"/>
        </w:rPr>
        <w:t>-</w:t>
      </w:r>
      <w:r>
        <w:rPr>
          <w:rFonts w:hint="eastAsia"/>
          <w:sz w:val="24"/>
          <w:szCs w:val="24"/>
        </w:rPr>
        <w:t>商品的交互上建立顺序依赖关系。</w:t>
      </w:r>
    </w:p>
    <w:p w14:paraId="75279C4F" w14:textId="77777777" w:rsidR="00835E58" w:rsidRDefault="00835E58" w:rsidP="00835E58">
      <w:pPr>
        <w:spacing w:line="360" w:lineRule="auto"/>
        <w:ind w:firstLine="420"/>
        <w:rPr>
          <w:sz w:val="24"/>
          <w:szCs w:val="24"/>
        </w:rPr>
      </w:pPr>
      <w:r>
        <w:rPr>
          <w:rFonts w:hint="eastAsia"/>
          <w:sz w:val="24"/>
          <w:szCs w:val="24"/>
        </w:rPr>
        <w:t>潜在表征模型首先学习一个用户或商品的潜在表征，然后利用这个学习到的潜在表征去预测后续的用户</w:t>
      </w:r>
      <w:r>
        <w:rPr>
          <w:rFonts w:hint="eastAsia"/>
          <w:sz w:val="24"/>
          <w:szCs w:val="24"/>
        </w:rPr>
        <w:t>-</w:t>
      </w:r>
      <w:r>
        <w:rPr>
          <w:rFonts w:hint="eastAsia"/>
          <w:sz w:val="24"/>
          <w:szCs w:val="24"/>
        </w:rPr>
        <w:t>商品交互。因此，更多隐形和复杂的依赖关系在一个潜在空间中被捕获，极大地改善了推荐系统的推荐性能。</w:t>
      </w:r>
    </w:p>
    <w:p w14:paraId="0BA48587" w14:textId="1D661F23" w:rsidR="00835E58" w:rsidRDefault="00835E58" w:rsidP="00835E58">
      <w:pPr>
        <w:spacing w:line="360" w:lineRule="auto"/>
        <w:ind w:firstLine="420"/>
        <w:rPr>
          <w:sz w:val="24"/>
          <w:szCs w:val="24"/>
        </w:rPr>
      </w:pPr>
      <w:r w:rsidRPr="00DE3CD8">
        <w:rPr>
          <w:rFonts w:hint="eastAsia"/>
          <w:sz w:val="24"/>
          <w:szCs w:val="24"/>
        </w:rPr>
        <w:t>最近</w:t>
      </w:r>
      <w:r>
        <w:rPr>
          <w:rFonts w:hint="eastAsia"/>
          <w:sz w:val="24"/>
          <w:szCs w:val="24"/>
        </w:rPr>
        <w:t>几年，深度神经网络由于其对于在一个序列中不同实体间构建和捕获综合关系具有自然的优势，几乎主导了序列推荐系统，包括了如基于图神经网络的推荐算法</w:t>
      </w:r>
      <w:r w:rsidR="0058795D">
        <w:rPr>
          <w:sz w:val="24"/>
          <w:szCs w:val="24"/>
        </w:rPr>
        <w:fldChar w:fldCharType="begin"/>
      </w:r>
      <w:r w:rsidR="0058795D">
        <w:rPr>
          <w:sz w:val="24"/>
          <w:szCs w:val="24"/>
        </w:rPr>
        <w:instrText xml:space="preserve"> </w:instrText>
      </w:r>
      <w:r w:rsidR="0058795D">
        <w:rPr>
          <w:rFonts w:hint="eastAsia"/>
          <w:sz w:val="24"/>
          <w:szCs w:val="24"/>
        </w:rPr>
        <w:instrText>REF _Ref96462474 \r \h</w:instrText>
      </w:r>
      <w:r w:rsidR="0058795D">
        <w:rPr>
          <w:sz w:val="24"/>
          <w:szCs w:val="24"/>
        </w:rPr>
        <w:instrText xml:space="preserve"> </w:instrText>
      </w:r>
      <w:r w:rsidR="0058795D">
        <w:rPr>
          <w:sz w:val="24"/>
          <w:szCs w:val="24"/>
        </w:rPr>
      </w:r>
      <w:r w:rsidR="0058795D">
        <w:rPr>
          <w:sz w:val="24"/>
          <w:szCs w:val="24"/>
        </w:rPr>
        <w:fldChar w:fldCharType="separate"/>
      </w:r>
      <w:r w:rsidR="0058795D">
        <w:rPr>
          <w:sz w:val="24"/>
          <w:szCs w:val="24"/>
        </w:rPr>
        <w:t>[11]</w:t>
      </w:r>
      <w:r w:rsidR="0058795D">
        <w:rPr>
          <w:sz w:val="24"/>
          <w:szCs w:val="24"/>
        </w:rPr>
        <w:fldChar w:fldCharType="end"/>
      </w:r>
      <w:r>
        <w:rPr>
          <w:rFonts w:hint="eastAsia"/>
          <w:sz w:val="24"/>
          <w:szCs w:val="24"/>
        </w:rPr>
        <w:t>、基于卷积神经网络的推荐算法</w:t>
      </w:r>
      <w:r w:rsidR="0058795D">
        <w:rPr>
          <w:sz w:val="24"/>
          <w:szCs w:val="24"/>
        </w:rPr>
        <w:fldChar w:fldCharType="begin"/>
      </w:r>
      <w:r w:rsidR="0058795D">
        <w:rPr>
          <w:sz w:val="24"/>
          <w:szCs w:val="24"/>
        </w:rPr>
        <w:instrText xml:space="preserve"> </w:instrText>
      </w:r>
      <w:r w:rsidR="0058795D">
        <w:rPr>
          <w:rFonts w:hint="eastAsia"/>
          <w:sz w:val="24"/>
          <w:szCs w:val="24"/>
        </w:rPr>
        <w:instrText>REF _Ref96462486 \r \h</w:instrText>
      </w:r>
      <w:r w:rsidR="0058795D">
        <w:rPr>
          <w:sz w:val="24"/>
          <w:szCs w:val="24"/>
        </w:rPr>
        <w:instrText xml:space="preserve"> </w:instrText>
      </w:r>
      <w:r w:rsidR="0058795D">
        <w:rPr>
          <w:sz w:val="24"/>
          <w:szCs w:val="24"/>
        </w:rPr>
      </w:r>
      <w:r w:rsidR="0058795D">
        <w:rPr>
          <w:sz w:val="24"/>
          <w:szCs w:val="24"/>
        </w:rPr>
        <w:fldChar w:fldCharType="separate"/>
      </w:r>
      <w:r w:rsidR="0058795D">
        <w:rPr>
          <w:sz w:val="24"/>
          <w:szCs w:val="24"/>
        </w:rPr>
        <w:t>[12,13]</w:t>
      </w:r>
      <w:r w:rsidR="0058795D">
        <w:rPr>
          <w:sz w:val="24"/>
          <w:szCs w:val="24"/>
        </w:rPr>
        <w:fldChar w:fldCharType="end"/>
      </w:r>
      <w:r w:rsidR="0058795D">
        <w:rPr>
          <w:rFonts w:hint="eastAsia"/>
          <w:sz w:val="24"/>
          <w:szCs w:val="24"/>
        </w:rPr>
        <w:t>以及基于循环神经网络</w:t>
      </w:r>
      <w:r w:rsidR="0058795D">
        <w:rPr>
          <w:sz w:val="24"/>
          <w:szCs w:val="24"/>
        </w:rPr>
        <w:fldChar w:fldCharType="begin"/>
      </w:r>
      <w:r w:rsidR="0058795D">
        <w:rPr>
          <w:sz w:val="24"/>
          <w:szCs w:val="24"/>
        </w:rPr>
        <w:instrText xml:space="preserve"> </w:instrText>
      </w:r>
      <w:r w:rsidR="0058795D">
        <w:rPr>
          <w:rFonts w:hint="eastAsia"/>
          <w:sz w:val="24"/>
          <w:szCs w:val="24"/>
        </w:rPr>
        <w:instrText>REF _Ref96462511 \r \h</w:instrText>
      </w:r>
      <w:r w:rsidR="0058795D">
        <w:rPr>
          <w:sz w:val="24"/>
          <w:szCs w:val="24"/>
        </w:rPr>
        <w:instrText xml:space="preserve"> </w:instrText>
      </w:r>
      <w:r w:rsidR="0058795D">
        <w:rPr>
          <w:sz w:val="24"/>
          <w:szCs w:val="24"/>
        </w:rPr>
      </w:r>
      <w:r w:rsidR="0058795D">
        <w:rPr>
          <w:sz w:val="24"/>
          <w:szCs w:val="24"/>
        </w:rPr>
        <w:fldChar w:fldCharType="separate"/>
      </w:r>
      <w:r w:rsidR="0058795D">
        <w:rPr>
          <w:sz w:val="24"/>
          <w:szCs w:val="24"/>
        </w:rPr>
        <w:t>[14]</w:t>
      </w:r>
      <w:r w:rsidR="0058795D">
        <w:rPr>
          <w:sz w:val="24"/>
          <w:szCs w:val="24"/>
        </w:rPr>
        <w:fldChar w:fldCharType="end"/>
      </w:r>
      <w:r>
        <w:rPr>
          <w:rFonts w:hint="eastAsia"/>
          <w:sz w:val="24"/>
          <w:szCs w:val="24"/>
        </w:rPr>
        <w:t>等基础深度神经网络序列推荐系统，以及如引入注意力模型、记忆网络和混合模型等的高级深度神经网络序列推荐系统。</w:t>
      </w:r>
    </w:p>
    <w:p w14:paraId="7755C722" w14:textId="04417018" w:rsidR="00B77C32" w:rsidRPr="00E03884" w:rsidRDefault="00B77C32" w:rsidP="00B77C32">
      <w:pPr>
        <w:spacing w:line="360" w:lineRule="auto"/>
        <w:rPr>
          <w:rFonts w:eastAsia="黑体"/>
          <w:b/>
          <w:sz w:val="24"/>
          <w:szCs w:val="24"/>
        </w:rPr>
      </w:pPr>
      <w:r w:rsidRPr="00E03884">
        <w:rPr>
          <w:rFonts w:eastAsia="黑体" w:hint="eastAsia"/>
          <w:b/>
          <w:sz w:val="24"/>
          <w:szCs w:val="24"/>
        </w:rPr>
        <w:t>2</w:t>
      </w:r>
      <w:r w:rsidRPr="00E03884">
        <w:rPr>
          <w:rFonts w:eastAsia="黑体"/>
          <w:b/>
          <w:sz w:val="24"/>
          <w:szCs w:val="24"/>
        </w:rPr>
        <w:t xml:space="preserve">.2.2 </w:t>
      </w:r>
      <w:r w:rsidRPr="00E03884">
        <w:rPr>
          <w:rFonts w:eastAsia="黑体" w:hint="eastAsia"/>
          <w:b/>
          <w:sz w:val="24"/>
          <w:szCs w:val="24"/>
        </w:rPr>
        <w:t>挑战与不足</w:t>
      </w:r>
    </w:p>
    <w:p w14:paraId="5D760A0E" w14:textId="4C3490B1" w:rsidR="00B77C32" w:rsidRDefault="00B77C32" w:rsidP="00B77C32">
      <w:pPr>
        <w:spacing w:line="360" w:lineRule="auto"/>
        <w:rPr>
          <w:sz w:val="24"/>
          <w:szCs w:val="24"/>
        </w:rPr>
      </w:pPr>
      <w:r>
        <w:rPr>
          <w:sz w:val="24"/>
          <w:szCs w:val="24"/>
        </w:rPr>
        <w:tab/>
      </w:r>
      <w:r>
        <w:rPr>
          <w:rFonts w:hint="eastAsia"/>
          <w:sz w:val="24"/>
          <w:szCs w:val="24"/>
        </w:rPr>
        <w:t>由于现实世界用户行为、物品特征、交互环境的多样性，生成的用户</w:t>
      </w:r>
      <w:r>
        <w:rPr>
          <w:rFonts w:hint="eastAsia"/>
          <w:sz w:val="24"/>
          <w:szCs w:val="24"/>
        </w:rPr>
        <w:t>-</w:t>
      </w:r>
      <w:r>
        <w:rPr>
          <w:rFonts w:hint="eastAsia"/>
          <w:sz w:val="24"/>
          <w:szCs w:val="24"/>
        </w:rPr>
        <w:t>物品数据往往具有不同的特征，因此为序列推荐算法带来了不同的挑战。</w:t>
      </w:r>
    </w:p>
    <w:p w14:paraId="179FC100" w14:textId="276DC7BD" w:rsidR="00B77C32" w:rsidRDefault="00B77C32" w:rsidP="00B77C32">
      <w:pPr>
        <w:pStyle w:val="af1"/>
        <w:numPr>
          <w:ilvl w:val="0"/>
          <w:numId w:val="9"/>
        </w:numPr>
        <w:spacing w:line="360" w:lineRule="auto"/>
        <w:ind w:firstLineChars="0"/>
        <w:rPr>
          <w:sz w:val="24"/>
          <w:szCs w:val="24"/>
        </w:rPr>
      </w:pPr>
      <w:r w:rsidRPr="00B77C32">
        <w:rPr>
          <w:rFonts w:hint="eastAsia"/>
          <w:sz w:val="24"/>
          <w:szCs w:val="24"/>
        </w:rPr>
        <w:t>难以学习到高阶依赖关系。高阶顺序依赖关系由于是跨多个用户项交互的复杂多级级联依赖关系</w:t>
      </w:r>
      <w:r>
        <w:rPr>
          <w:rFonts w:hint="eastAsia"/>
          <w:sz w:val="24"/>
          <w:szCs w:val="24"/>
        </w:rPr>
        <w:t>，因此很难被捕获。目前解决高阶依赖关系建模难的主要有两种方式：（</w:t>
      </w:r>
      <w:r>
        <w:rPr>
          <w:rFonts w:hint="eastAsia"/>
          <w:sz w:val="24"/>
          <w:szCs w:val="24"/>
        </w:rPr>
        <w:t>1</w:t>
      </w:r>
      <w:r>
        <w:rPr>
          <w:rFonts w:hint="eastAsia"/>
          <w:sz w:val="24"/>
          <w:szCs w:val="24"/>
        </w:rPr>
        <w:t>）基于高阶马尔可夫链方法</w:t>
      </w:r>
      <w:r w:rsidR="0058795D">
        <w:rPr>
          <w:sz w:val="24"/>
          <w:szCs w:val="24"/>
        </w:rPr>
        <w:fldChar w:fldCharType="begin"/>
      </w:r>
      <w:r w:rsidR="0058795D">
        <w:rPr>
          <w:sz w:val="24"/>
          <w:szCs w:val="24"/>
        </w:rPr>
        <w:instrText xml:space="preserve"> </w:instrText>
      </w:r>
      <w:r w:rsidR="0058795D">
        <w:rPr>
          <w:rFonts w:hint="eastAsia"/>
          <w:sz w:val="24"/>
          <w:szCs w:val="24"/>
        </w:rPr>
        <w:instrText>REF _Ref96462523 \r \h</w:instrText>
      </w:r>
      <w:r w:rsidR="0058795D">
        <w:rPr>
          <w:sz w:val="24"/>
          <w:szCs w:val="24"/>
        </w:rPr>
        <w:instrText xml:space="preserve"> </w:instrText>
      </w:r>
      <w:r w:rsidR="0058795D">
        <w:rPr>
          <w:sz w:val="24"/>
          <w:szCs w:val="24"/>
        </w:rPr>
      </w:r>
      <w:r w:rsidR="0058795D">
        <w:rPr>
          <w:sz w:val="24"/>
          <w:szCs w:val="24"/>
        </w:rPr>
        <w:fldChar w:fldCharType="separate"/>
      </w:r>
      <w:r w:rsidR="0058795D">
        <w:rPr>
          <w:sz w:val="24"/>
          <w:szCs w:val="24"/>
        </w:rPr>
        <w:t>[15]</w:t>
      </w:r>
      <w:r w:rsidR="0058795D">
        <w:rPr>
          <w:sz w:val="24"/>
          <w:szCs w:val="24"/>
        </w:rPr>
        <w:fldChar w:fldCharType="end"/>
      </w:r>
      <w:r>
        <w:rPr>
          <w:rFonts w:hint="eastAsia"/>
          <w:sz w:val="24"/>
          <w:szCs w:val="24"/>
        </w:rPr>
        <w:t>；（</w:t>
      </w:r>
      <w:r>
        <w:rPr>
          <w:rFonts w:hint="eastAsia"/>
          <w:sz w:val="24"/>
          <w:szCs w:val="24"/>
        </w:rPr>
        <w:t>2</w:t>
      </w:r>
      <w:r>
        <w:rPr>
          <w:rFonts w:hint="eastAsia"/>
          <w:sz w:val="24"/>
          <w:szCs w:val="24"/>
        </w:rPr>
        <w:t>）基于</w:t>
      </w:r>
      <w:r>
        <w:rPr>
          <w:rFonts w:hint="eastAsia"/>
          <w:sz w:val="24"/>
          <w:szCs w:val="24"/>
        </w:rPr>
        <w:t>R</w:t>
      </w:r>
      <w:r>
        <w:rPr>
          <w:sz w:val="24"/>
          <w:szCs w:val="24"/>
        </w:rPr>
        <w:t>NN</w:t>
      </w:r>
      <w:r>
        <w:rPr>
          <w:rFonts w:hint="eastAsia"/>
          <w:sz w:val="24"/>
          <w:szCs w:val="24"/>
        </w:rPr>
        <w:t>的方法</w:t>
      </w:r>
      <w:r w:rsidR="0058795D">
        <w:rPr>
          <w:sz w:val="24"/>
          <w:szCs w:val="24"/>
        </w:rPr>
        <w:fldChar w:fldCharType="begin"/>
      </w:r>
      <w:r w:rsidR="0058795D">
        <w:rPr>
          <w:sz w:val="24"/>
          <w:szCs w:val="24"/>
        </w:rPr>
        <w:instrText xml:space="preserve"> </w:instrText>
      </w:r>
      <w:r w:rsidR="0058795D">
        <w:rPr>
          <w:rFonts w:hint="eastAsia"/>
          <w:sz w:val="24"/>
          <w:szCs w:val="24"/>
        </w:rPr>
        <w:instrText>REF _Ref96462528 \r \h</w:instrText>
      </w:r>
      <w:r w:rsidR="0058795D">
        <w:rPr>
          <w:sz w:val="24"/>
          <w:szCs w:val="24"/>
        </w:rPr>
        <w:instrText xml:space="preserve"> </w:instrText>
      </w:r>
      <w:r w:rsidR="0058795D">
        <w:rPr>
          <w:sz w:val="24"/>
          <w:szCs w:val="24"/>
        </w:rPr>
      </w:r>
      <w:r w:rsidR="0058795D">
        <w:rPr>
          <w:sz w:val="24"/>
          <w:szCs w:val="24"/>
        </w:rPr>
        <w:fldChar w:fldCharType="separate"/>
      </w:r>
      <w:r w:rsidR="0058795D">
        <w:rPr>
          <w:sz w:val="24"/>
          <w:szCs w:val="24"/>
        </w:rPr>
        <w:t>[16]</w:t>
      </w:r>
      <w:r w:rsidR="0058795D">
        <w:rPr>
          <w:sz w:val="24"/>
          <w:szCs w:val="24"/>
        </w:rPr>
        <w:fldChar w:fldCharType="end"/>
      </w:r>
      <w:r>
        <w:rPr>
          <w:rFonts w:hint="eastAsia"/>
          <w:sz w:val="24"/>
          <w:szCs w:val="24"/>
        </w:rPr>
        <w:t>。但是这两种方法也才存在诸多局限性，例如，随着模型参数的数量随阶数呈指数增长，高阶马尔科夫链模型中可能涉及到的历史状态非常有限，而</w:t>
      </w:r>
      <w:r>
        <w:rPr>
          <w:rFonts w:hint="eastAsia"/>
          <w:sz w:val="24"/>
          <w:szCs w:val="24"/>
        </w:rPr>
        <w:t>R</w:t>
      </w:r>
      <w:r>
        <w:rPr>
          <w:sz w:val="24"/>
          <w:szCs w:val="24"/>
        </w:rPr>
        <w:t>NN</w:t>
      </w:r>
      <w:r>
        <w:rPr>
          <w:rFonts w:hint="eastAsia"/>
          <w:sz w:val="24"/>
          <w:szCs w:val="24"/>
        </w:rPr>
        <w:t>中采用的过强假设限制了</w:t>
      </w:r>
      <w:r>
        <w:rPr>
          <w:rFonts w:hint="eastAsia"/>
          <w:sz w:val="24"/>
          <w:szCs w:val="24"/>
        </w:rPr>
        <w:t>R</w:t>
      </w:r>
      <w:r>
        <w:rPr>
          <w:sz w:val="24"/>
          <w:szCs w:val="24"/>
        </w:rPr>
        <w:t>NN</w:t>
      </w:r>
      <w:r>
        <w:rPr>
          <w:rFonts w:hint="eastAsia"/>
          <w:sz w:val="24"/>
          <w:szCs w:val="24"/>
        </w:rPr>
        <w:t>再序列中的灵活应用。</w:t>
      </w:r>
    </w:p>
    <w:p w14:paraId="19DA806D" w14:textId="524435C9" w:rsidR="00B77C32" w:rsidRDefault="00B77C32" w:rsidP="00B77C32">
      <w:pPr>
        <w:pStyle w:val="af1"/>
        <w:numPr>
          <w:ilvl w:val="0"/>
          <w:numId w:val="9"/>
        </w:numPr>
        <w:spacing w:line="360" w:lineRule="auto"/>
        <w:ind w:firstLineChars="0"/>
        <w:rPr>
          <w:sz w:val="24"/>
          <w:szCs w:val="24"/>
        </w:rPr>
      </w:pPr>
      <w:r>
        <w:rPr>
          <w:rFonts w:hint="eastAsia"/>
          <w:sz w:val="24"/>
          <w:szCs w:val="24"/>
        </w:rPr>
        <w:t>难以学习长期依赖关系。目前解决长期依赖问题，一般是引入</w:t>
      </w:r>
      <w:r>
        <w:rPr>
          <w:rFonts w:hint="eastAsia"/>
          <w:sz w:val="24"/>
          <w:szCs w:val="24"/>
        </w:rPr>
        <w:t>L</w:t>
      </w:r>
      <w:r>
        <w:rPr>
          <w:sz w:val="24"/>
          <w:szCs w:val="24"/>
        </w:rPr>
        <w:t>STM</w:t>
      </w:r>
      <w:r>
        <w:rPr>
          <w:rFonts w:hint="eastAsia"/>
          <w:sz w:val="24"/>
          <w:szCs w:val="24"/>
        </w:rPr>
        <w:t>或基于</w:t>
      </w:r>
      <w:r>
        <w:rPr>
          <w:rFonts w:hint="eastAsia"/>
          <w:sz w:val="24"/>
          <w:szCs w:val="24"/>
        </w:rPr>
        <w:t>G</w:t>
      </w:r>
      <w:r>
        <w:rPr>
          <w:sz w:val="24"/>
          <w:szCs w:val="24"/>
        </w:rPr>
        <w:t>RU</w:t>
      </w:r>
      <w:r>
        <w:rPr>
          <w:rFonts w:hint="eastAsia"/>
          <w:sz w:val="24"/>
          <w:szCs w:val="24"/>
        </w:rPr>
        <w:t>的模型，但是</w:t>
      </w:r>
      <w:r>
        <w:rPr>
          <w:rFonts w:hint="eastAsia"/>
          <w:sz w:val="24"/>
          <w:szCs w:val="24"/>
        </w:rPr>
        <w:t>R</w:t>
      </w:r>
      <w:r>
        <w:rPr>
          <w:sz w:val="24"/>
          <w:szCs w:val="24"/>
        </w:rPr>
        <w:t>NN</w:t>
      </w:r>
      <w:r>
        <w:rPr>
          <w:rFonts w:hint="eastAsia"/>
          <w:sz w:val="24"/>
          <w:szCs w:val="24"/>
        </w:rPr>
        <w:t>模型高度假设相邻的物品之间存在高度的相关性，导致容易产生错误的依赖。目前还有一种混合的模型</w:t>
      </w:r>
      <w:r w:rsidR="0058795D">
        <w:rPr>
          <w:sz w:val="24"/>
          <w:szCs w:val="24"/>
        </w:rPr>
        <w:fldChar w:fldCharType="begin"/>
      </w:r>
      <w:r w:rsidR="0058795D">
        <w:rPr>
          <w:sz w:val="24"/>
          <w:szCs w:val="24"/>
        </w:rPr>
        <w:instrText xml:space="preserve"> </w:instrText>
      </w:r>
      <w:r w:rsidR="0058795D">
        <w:rPr>
          <w:rFonts w:hint="eastAsia"/>
          <w:sz w:val="24"/>
          <w:szCs w:val="24"/>
        </w:rPr>
        <w:instrText>REF _Ref96462538 \r \h</w:instrText>
      </w:r>
      <w:r w:rsidR="0058795D">
        <w:rPr>
          <w:sz w:val="24"/>
          <w:szCs w:val="24"/>
        </w:rPr>
        <w:instrText xml:space="preserve"> </w:instrText>
      </w:r>
      <w:r w:rsidR="0058795D">
        <w:rPr>
          <w:sz w:val="24"/>
          <w:szCs w:val="24"/>
        </w:rPr>
      </w:r>
      <w:r w:rsidR="0058795D">
        <w:rPr>
          <w:sz w:val="24"/>
          <w:szCs w:val="24"/>
        </w:rPr>
        <w:fldChar w:fldCharType="separate"/>
      </w:r>
      <w:r w:rsidR="0058795D">
        <w:rPr>
          <w:sz w:val="24"/>
          <w:szCs w:val="24"/>
        </w:rPr>
        <w:t>[17]</w:t>
      </w:r>
      <w:r w:rsidR="0058795D">
        <w:rPr>
          <w:sz w:val="24"/>
          <w:szCs w:val="24"/>
        </w:rPr>
        <w:fldChar w:fldCharType="end"/>
      </w:r>
      <w:r>
        <w:rPr>
          <w:rFonts w:hint="eastAsia"/>
          <w:sz w:val="24"/>
          <w:szCs w:val="24"/>
        </w:rPr>
        <w:t>，将多个子模型与不同时间反俄文欸的子模型结合起来，在一个统一的模型中捕获长期和短期的依赖关系，但这种方法仍然相当有限。</w:t>
      </w:r>
    </w:p>
    <w:p w14:paraId="3BAA9269" w14:textId="265C382B" w:rsidR="00B77C32" w:rsidRPr="00B77C32" w:rsidRDefault="00B77C32" w:rsidP="00B77C32">
      <w:pPr>
        <w:pStyle w:val="af1"/>
        <w:numPr>
          <w:ilvl w:val="0"/>
          <w:numId w:val="9"/>
        </w:numPr>
        <w:spacing w:line="360" w:lineRule="auto"/>
        <w:ind w:firstLineChars="0"/>
        <w:rPr>
          <w:sz w:val="24"/>
          <w:szCs w:val="24"/>
        </w:rPr>
      </w:pPr>
      <w:r>
        <w:rPr>
          <w:rFonts w:hint="eastAsia"/>
          <w:sz w:val="24"/>
          <w:szCs w:val="24"/>
        </w:rPr>
        <w:t>用户</w:t>
      </w:r>
      <w:r>
        <w:rPr>
          <w:rFonts w:hint="eastAsia"/>
          <w:sz w:val="24"/>
          <w:szCs w:val="24"/>
        </w:rPr>
        <w:t>-</w:t>
      </w:r>
      <w:r>
        <w:rPr>
          <w:rFonts w:hint="eastAsia"/>
          <w:sz w:val="24"/>
          <w:szCs w:val="24"/>
        </w:rPr>
        <w:t>物品交互的顺序是灵活的。所谓灵活是指，用户</w:t>
      </w:r>
      <w:r>
        <w:rPr>
          <w:rFonts w:hint="eastAsia"/>
          <w:sz w:val="24"/>
          <w:szCs w:val="24"/>
        </w:rPr>
        <w:t>-</w:t>
      </w:r>
      <w:r>
        <w:rPr>
          <w:rFonts w:hint="eastAsia"/>
          <w:sz w:val="24"/>
          <w:szCs w:val="24"/>
        </w:rPr>
        <w:t>物品的交互时而有序，时而无序</w:t>
      </w:r>
      <w:r w:rsidR="00883228">
        <w:rPr>
          <w:rFonts w:hint="eastAsia"/>
          <w:sz w:val="24"/>
          <w:szCs w:val="24"/>
        </w:rPr>
        <w:t>。对于这种灵活的顺序，最好捕获集合顺序依赖关系，而不是点式依赖关系，因为前者是模糊的，并且不假设用户项交互的严格顺</w:t>
      </w:r>
      <w:r w:rsidR="00883228">
        <w:rPr>
          <w:rFonts w:hint="eastAsia"/>
          <w:sz w:val="24"/>
          <w:szCs w:val="24"/>
        </w:rPr>
        <w:lastRenderedPageBreak/>
        <w:t>序。现有的基于马尔科夫链、因式分解机或</w:t>
      </w:r>
      <w:r w:rsidR="00883228">
        <w:rPr>
          <w:rFonts w:hint="eastAsia"/>
          <w:sz w:val="24"/>
          <w:szCs w:val="24"/>
        </w:rPr>
        <w:t>R</w:t>
      </w:r>
      <w:r w:rsidR="00883228">
        <w:rPr>
          <w:sz w:val="24"/>
          <w:szCs w:val="24"/>
        </w:rPr>
        <w:t>NN</w:t>
      </w:r>
      <w:r w:rsidR="00883228">
        <w:rPr>
          <w:rFonts w:hint="eastAsia"/>
          <w:sz w:val="24"/>
          <w:szCs w:val="24"/>
        </w:rPr>
        <w:t>的序列推荐模型都是解决点式依赖的，并不能很好地解决集合依赖顺序。</w:t>
      </w:r>
    </w:p>
    <w:p w14:paraId="41A34537" w14:textId="77777777" w:rsidR="00835E58" w:rsidRPr="00461CEE" w:rsidRDefault="00835E58" w:rsidP="00835E58">
      <w:pPr>
        <w:spacing w:line="360" w:lineRule="auto"/>
        <w:rPr>
          <w:rFonts w:eastAsia="黑体"/>
          <w:b/>
          <w:sz w:val="28"/>
          <w:szCs w:val="28"/>
        </w:rPr>
      </w:pPr>
      <w:r w:rsidRPr="00461CEE">
        <w:rPr>
          <w:rFonts w:eastAsia="黑体" w:hint="eastAsia"/>
          <w:b/>
          <w:sz w:val="28"/>
          <w:szCs w:val="28"/>
        </w:rPr>
        <w:t>三、课题研究的意义、内容和目标</w:t>
      </w:r>
    </w:p>
    <w:p w14:paraId="2FA31929" w14:textId="77777777" w:rsidR="00835E58" w:rsidRPr="00461CEE" w:rsidRDefault="00835E58" w:rsidP="00835E58">
      <w:pPr>
        <w:spacing w:line="360" w:lineRule="auto"/>
        <w:rPr>
          <w:rFonts w:eastAsia="黑体"/>
          <w:b/>
          <w:sz w:val="24"/>
          <w:szCs w:val="24"/>
        </w:rPr>
      </w:pPr>
      <w:r w:rsidRPr="00461CEE">
        <w:rPr>
          <w:rFonts w:eastAsia="黑体" w:hint="eastAsia"/>
          <w:b/>
          <w:sz w:val="24"/>
          <w:szCs w:val="24"/>
        </w:rPr>
        <w:t>3</w:t>
      </w:r>
      <w:r w:rsidRPr="00461CEE">
        <w:rPr>
          <w:rFonts w:eastAsia="黑体"/>
          <w:b/>
          <w:sz w:val="24"/>
          <w:szCs w:val="24"/>
        </w:rPr>
        <w:t xml:space="preserve">.1 </w:t>
      </w:r>
      <w:r w:rsidRPr="00461CEE">
        <w:rPr>
          <w:rFonts w:eastAsia="黑体" w:hint="eastAsia"/>
          <w:b/>
          <w:sz w:val="24"/>
          <w:szCs w:val="24"/>
        </w:rPr>
        <w:t>课题研究的意义</w:t>
      </w:r>
    </w:p>
    <w:p w14:paraId="1F090CFE" w14:textId="3286639F" w:rsidR="00835E58" w:rsidRPr="00DA5D81" w:rsidRDefault="00835E58" w:rsidP="00835E58">
      <w:pPr>
        <w:spacing w:line="360" w:lineRule="auto"/>
        <w:ind w:firstLine="437"/>
        <w:rPr>
          <w:sz w:val="24"/>
          <w:szCs w:val="24"/>
        </w:rPr>
      </w:pPr>
      <w:r>
        <w:rPr>
          <w:rFonts w:hint="eastAsia"/>
          <w:sz w:val="24"/>
          <w:szCs w:val="24"/>
        </w:rPr>
        <w:t>现实生活中，用户的购物习惯往往是一整个序列化行为，而不是独立的，且用户的偏好会随着时间的推移而改变。</w:t>
      </w:r>
      <w:r w:rsidRPr="00397923">
        <w:rPr>
          <w:rFonts w:hint="eastAsia"/>
          <w:sz w:val="24"/>
          <w:szCs w:val="24"/>
        </w:rPr>
        <w:t>序列推荐系统</w:t>
      </w:r>
      <w:r w:rsidRPr="00397923">
        <w:rPr>
          <w:rFonts w:hint="eastAsia"/>
          <w:sz w:val="24"/>
          <w:szCs w:val="24"/>
        </w:rPr>
        <w:t>(SRS)</w:t>
      </w:r>
      <w:r w:rsidRPr="00397923">
        <w:rPr>
          <w:rFonts w:hint="eastAsia"/>
          <w:sz w:val="24"/>
          <w:szCs w:val="24"/>
        </w:rPr>
        <w:t>试图理解和建模用户的连续行为以及用户偏好随时间的变化</w:t>
      </w:r>
      <w:r>
        <w:rPr>
          <w:rFonts w:hint="eastAsia"/>
          <w:sz w:val="24"/>
          <w:szCs w:val="24"/>
        </w:rPr>
        <w:t>，从而实现动态地捕获用户的行为演化和偏好。同时通过利用多模态信息能够给序列推荐系统提供丰富的特征和信息，有效地缓解数据稀疏问题。将多模态实体特征与序列特征相结合进行物品推荐，有助于提高推荐的准确性和可解释性。</w:t>
      </w:r>
    </w:p>
    <w:p w14:paraId="3944309C" w14:textId="77777777" w:rsidR="00835E58" w:rsidRPr="00461CEE" w:rsidRDefault="00835E58" w:rsidP="00835E58">
      <w:pPr>
        <w:spacing w:line="360" w:lineRule="auto"/>
        <w:rPr>
          <w:rFonts w:eastAsia="黑体"/>
          <w:b/>
          <w:sz w:val="24"/>
          <w:szCs w:val="24"/>
        </w:rPr>
      </w:pPr>
      <w:r w:rsidRPr="00461CEE">
        <w:rPr>
          <w:rFonts w:eastAsia="黑体" w:hint="eastAsia"/>
          <w:b/>
          <w:sz w:val="24"/>
          <w:szCs w:val="24"/>
        </w:rPr>
        <w:t>3</w:t>
      </w:r>
      <w:r w:rsidRPr="00461CEE">
        <w:rPr>
          <w:rFonts w:eastAsia="黑体"/>
          <w:b/>
          <w:sz w:val="24"/>
          <w:szCs w:val="24"/>
        </w:rPr>
        <w:t xml:space="preserve">.2 </w:t>
      </w:r>
      <w:r w:rsidRPr="00461CEE">
        <w:rPr>
          <w:rFonts w:eastAsia="黑体" w:hint="eastAsia"/>
          <w:b/>
          <w:sz w:val="24"/>
          <w:szCs w:val="24"/>
        </w:rPr>
        <w:t>课题研究的内容</w:t>
      </w:r>
    </w:p>
    <w:p w14:paraId="0E53AC63" w14:textId="77777777" w:rsidR="007F242B" w:rsidRPr="000D1887" w:rsidRDefault="007F242B" w:rsidP="007F242B">
      <w:pPr>
        <w:numPr>
          <w:ilvl w:val="0"/>
          <w:numId w:val="5"/>
        </w:numPr>
        <w:spacing w:line="360" w:lineRule="auto"/>
        <w:rPr>
          <w:sz w:val="24"/>
          <w:szCs w:val="24"/>
        </w:rPr>
      </w:pPr>
      <w:r w:rsidRPr="009A7AE9">
        <w:rPr>
          <w:rFonts w:hint="eastAsia"/>
          <w:sz w:val="24"/>
          <w:szCs w:val="24"/>
        </w:rPr>
        <w:t>利用不同的方法对不同模态数据学习不同的嵌入表征；</w:t>
      </w:r>
    </w:p>
    <w:p w14:paraId="3B091480" w14:textId="77777777" w:rsidR="007F242B" w:rsidRDefault="007F242B" w:rsidP="007F242B">
      <w:pPr>
        <w:numPr>
          <w:ilvl w:val="0"/>
          <w:numId w:val="5"/>
        </w:numPr>
        <w:spacing w:line="360" w:lineRule="auto"/>
        <w:rPr>
          <w:sz w:val="24"/>
          <w:szCs w:val="24"/>
        </w:rPr>
      </w:pPr>
      <w:r w:rsidRPr="009A7AE9">
        <w:rPr>
          <w:rFonts w:hint="eastAsia"/>
          <w:sz w:val="24"/>
          <w:szCs w:val="24"/>
        </w:rPr>
        <w:t>设计序列推荐模型，将多模态实体特征与序列特征相结合进行物品推荐</w:t>
      </w:r>
      <w:r>
        <w:rPr>
          <w:rFonts w:hint="eastAsia"/>
          <w:sz w:val="24"/>
          <w:szCs w:val="24"/>
        </w:rPr>
        <w:t>；</w:t>
      </w:r>
    </w:p>
    <w:p w14:paraId="666457BA" w14:textId="77777777" w:rsidR="007F242B" w:rsidRPr="009A7AE9" w:rsidRDefault="007F242B" w:rsidP="007F242B">
      <w:pPr>
        <w:numPr>
          <w:ilvl w:val="0"/>
          <w:numId w:val="5"/>
        </w:numPr>
        <w:spacing w:line="360" w:lineRule="auto"/>
        <w:rPr>
          <w:sz w:val="24"/>
          <w:szCs w:val="24"/>
        </w:rPr>
      </w:pPr>
      <w:r w:rsidRPr="009A7AE9">
        <w:rPr>
          <w:rFonts w:hint="eastAsia"/>
          <w:sz w:val="24"/>
          <w:szCs w:val="24"/>
        </w:rPr>
        <w:t>设计演示系统，对设计实现的基于多模态知识图的序列推荐算法进行效果演示。</w:t>
      </w:r>
    </w:p>
    <w:p w14:paraId="37896EA4" w14:textId="77777777" w:rsidR="00835E58" w:rsidRDefault="00835E58" w:rsidP="00835E58">
      <w:pPr>
        <w:spacing w:line="360" w:lineRule="auto"/>
        <w:rPr>
          <w:rFonts w:eastAsia="黑体"/>
          <w:b/>
          <w:sz w:val="24"/>
          <w:szCs w:val="24"/>
        </w:rPr>
      </w:pPr>
      <w:r w:rsidRPr="00461CEE">
        <w:rPr>
          <w:rFonts w:eastAsia="黑体" w:hint="eastAsia"/>
          <w:b/>
          <w:sz w:val="24"/>
          <w:szCs w:val="24"/>
        </w:rPr>
        <w:t>3</w:t>
      </w:r>
      <w:r w:rsidRPr="00461CEE">
        <w:rPr>
          <w:rFonts w:eastAsia="黑体"/>
          <w:b/>
          <w:sz w:val="24"/>
          <w:szCs w:val="24"/>
        </w:rPr>
        <w:t xml:space="preserve">.3 </w:t>
      </w:r>
      <w:r w:rsidRPr="00461CEE">
        <w:rPr>
          <w:rFonts w:eastAsia="黑体" w:hint="eastAsia"/>
          <w:b/>
          <w:sz w:val="24"/>
          <w:szCs w:val="24"/>
        </w:rPr>
        <w:t>课题研究的目标</w:t>
      </w:r>
    </w:p>
    <w:p w14:paraId="2E66540F" w14:textId="77777777" w:rsidR="00835E58" w:rsidRPr="00397923" w:rsidRDefault="00835E58" w:rsidP="00835E58">
      <w:pPr>
        <w:numPr>
          <w:ilvl w:val="0"/>
          <w:numId w:val="6"/>
        </w:numPr>
        <w:spacing w:line="360" w:lineRule="auto"/>
        <w:rPr>
          <w:sz w:val="24"/>
          <w:szCs w:val="24"/>
        </w:rPr>
      </w:pPr>
      <w:r w:rsidRPr="00397923">
        <w:rPr>
          <w:sz w:val="24"/>
          <w:szCs w:val="24"/>
        </w:rPr>
        <w:t>提出的基于多模态知识图的序列推荐算法在相关性能指标上有一定的提升；</w:t>
      </w:r>
    </w:p>
    <w:p w14:paraId="26B38C0E" w14:textId="77777777" w:rsidR="00835E58" w:rsidRPr="00397923" w:rsidRDefault="00835E58" w:rsidP="00835E58">
      <w:pPr>
        <w:numPr>
          <w:ilvl w:val="0"/>
          <w:numId w:val="6"/>
        </w:numPr>
        <w:spacing w:line="360" w:lineRule="auto"/>
        <w:rPr>
          <w:sz w:val="24"/>
          <w:szCs w:val="24"/>
        </w:rPr>
      </w:pPr>
      <w:r w:rsidRPr="00397923">
        <w:rPr>
          <w:sz w:val="24"/>
          <w:szCs w:val="24"/>
        </w:rPr>
        <w:t>演示系统能够有效演示。</w:t>
      </w:r>
    </w:p>
    <w:p w14:paraId="5110CF4D" w14:textId="77777777" w:rsidR="00835E58" w:rsidRPr="00483BAF" w:rsidRDefault="00835E58" w:rsidP="00835E58">
      <w:pPr>
        <w:spacing w:line="360" w:lineRule="auto"/>
        <w:rPr>
          <w:rFonts w:eastAsia="黑体"/>
          <w:b/>
          <w:sz w:val="28"/>
          <w:szCs w:val="28"/>
        </w:rPr>
      </w:pPr>
      <w:r w:rsidRPr="00483BAF">
        <w:rPr>
          <w:rFonts w:eastAsia="黑体" w:hint="eastAsia"/>
          <w:b/>
          <w:sz w:val="28"/>
          <w:szCs w:val="28"/>
        </w:rPr>
        <w:t>四、技术关键与技术路线</w:t>
      </w:r>
    </w:p>
    <w:p w14:paraId="0CED8B20" w14:textId="77777777" w:rsidR="00835E58" w:rsidRPr="00483BAF" w:rsidRDefault="00835E58" w:rsidP="00835E58">
      <w:pPr>
        <w:spacing w:line="360" w:lineRule="auto"/>
        <w:rPr>
          <w:rFonts w:eastAsia="黑体"/>
          <w:b/>
          <w:sz w:val="24"/>
          <w:szCs w:val="24"/>
        </w:rPr>
      </w:pPr>
      <w:r w:rsidRPr="00483BAF">
        <w:rPr>
          <w:rFonts w:eastAsia="黑体" w:hint="eastAsia"/>
          <w:b/>
          <w:sz w:val="24"/>
          <w:szCs w:val="24"/>
        </w:rPr>
        <w:t>4</w:t>
      </w:r>
      <w:r w:rsidRPr="00483BAF">
        <w:rPr>
          <w:rFonts w:eastAsia="黑体"/>
          <w:b/>
          <w:sz w:val="24"/>
          <w:szCs w:val="24"/>
        </w:rPr>
        <w:t xml:space="preserve">.1 </w:t>
      </w:r>
      <w:r>
        <w:rPr>
          <w:rFonts w:eastAsia="黑体" w:hint="eastAsia"/>
          <w:b/>
          <w:sz w:val="24"/>
          <w:szCs w:val="24"/>
        </w:rPr>
        <w:t>多模态表征学习</w:t>
      </w:r>
    </w:p>
    <w:p w14:paraId="6F0306AA" w14:textId="77777777" w:rsidR="00D573C4" w:rsidRDefault="00D573C4" w:rsidP="00D573C4">
      <w:pPr>
        <w:spacing w:line="360" w:lineRule="auto"/>
        <w:ind w:firstLine="437"/>
        <w:rPr>
          <w:sz w:val="24"/>
          <w:szCs w:val="24"/>
        </w:rPr>
      </w:pPr>
      <w:r w:rsidRPr="00D573C4">
        <w:rPr>
          <w:rFonts w:hint="eastAsia"/>
          <w:sz w:val="24"/>
          <w:szCs w:val="24"/>
        </w:rPr>
        <w:t>多模态表征学习，主要包括图像表征、文本表征和属性表征三个方面的学习，是为了提取不同模态的特征信息。提取的过程如图所示。</w:t>
      </w:r>
    </w:p>
    <w:p w14:paraId="520F9731" w14:textId="3AA5C6CA" w:rsidR="00D573C4" w:rsidRDefault="00D573C4" w:rsidP="00D573C4">
      <w:pPr>
        <w:spacing w:line="360" w:lineRule="auto"/>
        <w:ind w:firstLine="437"/>
        <w:rPr>
          <w:sz w:val="24"/>
          <w:szCs w:val="24"/>
        </w:rPr>
      </w:pPr>
      <w:r w:rsidRPr="00D573C4">
        <w:rPr>
          <w:rFonts w:hint="eastAsia"/>
          <w:sz w:val="24"/>
          <w:szCs w:val="24"/>
        </w:rPr>
        <w:t>属性表征：对于</w:t>
      </w:r>
      <w:r w:rsidRPr="00D573C4">
        <w:rPr>
          <w:rFonts w:hint="eastAsia"/>
          <w:sz w:val="24"/>
          <w:szCs w:val="24"/>
        </w:rPr>
        <w:t>item</w:t>
      </w:r>
      <w:r w:rsidRPr="00D573C4">
        <w:rPr>
          <w:rFonts w:hint="eastAsia"/>
          <w:sz w:val="24"/>
          <w:szCs w:val="24"/>
        </w:rPr>
        <w:t>的各个属性，如</w:t>
      </w:r>
      <w:r w:rsidRPr="00D573C4">
        <w:rPr>
          <w:rFonts w:hint="eastAsia"/>
          <w:sz w:val="24"/>
          <w:szCs w:val="24"/>
        </w:rPr>
        <w:t>id</w:t>
      </w:r>
      <w:r w:rsidRPr="00D573C4">
        <w:rPr>
          <w:rFonts w:hint="eastAsia"/>
          <w:sz w:val="24"/>
          <w:szCs w:val="24"/>
        </w:rPr>
        <w:t>、类别、颜色等信息进行编码。对于这些信息，使用</w:t>
      </w:r>
      <w:r w:rsidRPr="00D573C4">
        <w:rPr>
          <w:rFonts w:hint="eastAsia"/>
          <w:sz w:val="24"/>
          <w:szCs w:val="24"/>
        </w:rPr>
        <w:t xml:space="preserve">One-hot </w:t>
      </w:r>
      <w:r w:rsidRPr="00D573C4">
        <w:rPr>
          <w:rFonts w:hint="eastAsia"/>
          <w:sz w:val="24"/>
          <w:szCs w:val="24"/>
        </w:rPr>
        <w:t>方法编码的向量会很高维也很稀疏，因此我们使用</w:t>
      </w:r>
      <w:r w:rsidRPr="00D573C4">
        <w:rPr>
          <w:rFonts w:hint="eastAsia"/>
          <w:sz w:val="24"/>
          <w:szCs w:val="24"/>
        </w:rPr>
        <w:t>Embedding Layer</w:t>
      </w:r>
      <w:r w:rsidRPr="00D573C4">
        <w:rPr>
          <w:rFonts w:hint="eastAsia"/>
          <w:sz w:val="24"/>
          <w:szCs w:val="24"/>
        </w:rPr>
        <w:t>的方法，首先获得属性信息的</w:t>
      </w:r>
      <w:r w:rsidR="00E03884">
        <w:rPr>
          <w:sz w:val="24"/>
          <w:szCs w:val="24"/>
        </w:rPr>
        <w:t>O</w:t>
      </w:r>
      <w:r w:rsidRPr="00D573C4">
        <w:rPr>
          <w:rFonts w:hint="eastAsia"/>
          <w:sz w:val="24"/>
          <w:szCs w:val="24"/>
        </w:rPr>
        <w:t>ne-hot</w:t>
      </w:r>
      <w:r w:rsidRPr="00D573C4">
        <w:rPr>
          <w:rFonts w:hint="eastAsia"/>
          <w:sz w:val="24"/>
          <w:szCs w:val="24"/>
        </w:rPr>
        <w:t>矩阵作为输入，再通过一个全连接神经网络层，将不同信息映射到致密的低维向量中。</w:t>
      </w:r>
      <w:r w:rsidRPr="00D573C4">
        <w:rPr>
          <w:rFonts w:hint="eastAsia"/>
          <w:sz w:val="24"/>
          <w:szCs w:val="24"/>
        </w:rPr>
        <w:t>Embedding Layer</w:t>
      </w:r>
      <w:r w:rsidRPr="00D573C4">
        <w:rPr>
          <w:rFonts w:hint="eastAsia"/>
          <w:sz w:val="24"/>
          <w:szCs w:val="24"/>
        </w:rPr>
        <w:t>的输出维度</w:t>
      </w:r>
      <w:r w:rsidRPr="00D573C4">
        <w:rPr>
          <w:rFonts w:hint="eastAsia"/>
          <w:sz w:val="24"/>
          <w:szCs w:val="24"/>
        </w:rPr>
        <w:t>dx</w:t>
      </w:r>
      <w:r w:rsidRPr="00D573C4">
        <w:rPr>
          <w:rFonts w:hint="eastAsia"/>
          <w:sz w:val="24"/>
          <w:szCs w:val="24"/>
        </w:rPr>
        <w:t>将作为可选择的参数。</w:t>
      </w:r>
    </w:p>
    <w:p w14:paraId="28ED2E2E" w14:textId="1F841572" w:rsidR="00D573C4" w:rsidRDefault="00D573C4" w:rsidP="00D573C4">
      <w:pPr>
        <w:spacing w:line="360" w:lineRule="auto"/>
        <w:ind w:firstLine="437"/>
        <w:rPr>
          <w:sz w:val="24"/>
          <w:szCs w:val="24"/>
        </w:rPr>
      </w:pPr>
      <w:r w:rsidRPr="00D573C4">
        <w:rPr>
          <w:rFonts w:hint="eastAsia"/>
          <w:sz w:val="24"/>
          <w:szCs w:val="24"/>
        </w:rPr>
        <w:t>文本表征：使用</w:t>
      </w:r>
      <w:r w:rsidRPr="00D573C4">
        <w:rPr>
          <w:rFonts w:hint="eastAsia"/>
          <w:sz w:val="24"/>
          <w:szCs w:val="24"/>
        </w:rPr>
        <w:t>Word2Vec</w:t>
      </w:r>
      <w:r w:rsidR="00E5468F">
        <w:rPr>
          <w:sz w:val="24"/>
          <w:szCs w:val="24"/>
        </w:rPr>
        <w:fldChar w:fldCharType="begin"/>
      </w:r>
      <w:r w:rsidR="00E5468F">
        <w:rPr>
          <w:sz w:val="24"/>
          <w:szCs w:val="24"/>
        </w:rPr>
        <w:instrText xml:space="preserve"> </w:instrText>
      </w:r>
      <w:r w:rsidR="00E5468F">
        <w:rPr>
          <w:rFonts w:hint="eastAsia"/>
          <w:sz w:val="24"/>
          <w:szCs w:val="24"/>
        </w:rPr>
        <w:instrText>REF _Ref96462943 \r \h</w:instrText>
      </w:r>
      <w:r w:rsidR="00E5468F">
        <w:rPr>
          <w:sz w:val="24"/>
          <w:szCs w:val="24"/>
        </w:rPr>
        <w:instrText xml:space="preserve"> </w:instrText>
      </w:r>
      <w:r w:rsidR="00E5468F">
        <w:rPr>
          <w:sz w:val="24"/>
          <w:szCs w:val="24"/>
        </w:rPr>
      </w:r>
      <w:r w:rsidR="00E5468F">
        <w:rPr>
          <w:sz w:val="24"/>
          <w:szCs w:val="24"/>
        </w:rPr>
        <w:fldChar w:fldCharType="separate"/>
      </w:r>
      <w:r w:rsidR="00E5468F">
        <w:rPr>
          <w:sz w:val="24"/>
          <w:szCs w:val="24"/>
        </w:rPr>
        <w:t>[18]</w:t>
      </w:r>
      <w:r w:rsidR="00E5468F">
        <w:rPr>
          <w:sz w:val="24"/>
          <w:szCs w:val="24"/>
        </w:rPr>
        <w:fldChar w:fldCharType="end"/>
      </w:r>
      <w:r w:rsidRPr="00D573C4">
        <w:rPr>
          <w:rFonts w:hint="eastAsia"/>
          <w:sz w:val="24"/>
          <w:szCs w:val="24"/>
        </w:rPr>
        <w:t>来训练词向量，然后使用</w:t>
      </w:r>
      <w:r w:rsidRPr="00D573C4">
        <w:rPr>
          <w:rFonts w:hint="eastAsia"/>
          <w:sz w:val="24"/>
          <w:szCs w:val="24"/>
        </w:rPr>
        <w:t>SIF</w:t>
      </w:r>
      <w:r w:rsidR="00E5468F">
        <w:rPr>
          <w:sz w:val="24"/>
          <w:szCs w:val="24"/>
        </w:rPr>
        <w:fldChar w:fldCharType="begin"/>
      </w:r>
      <w:r w:rsidR="00E5468F">
        <w:rPr>
          <w:sz w:val="24"/>
          <w:szCs w:val="24"/>
        </w:rPr>
        <w:instrText xml:space="preserve"> </w:instrText>
      </w:r>
      <w:r w:rsidR="00E5468F">
        <w:rPr>
          <w:rFonts w:hint="eastAsia"/>
          <w:sz w:val="24"/>
          <w:szCs w:val="24"/>
        </w:rPr>
        <w:instrText>REF _Ref96462948 \r \h</w:instrText>
      </w:r>
      <w:r w:rsidR="00E5468F">
        <w:rPr>
          <w:sz w:val="24"/>
          <w:szCs w:val="24"/>
        </w:rPr>
        <w:instrText xml:space="preserve"> </w:instrText>
      </w:r>
      <w:r w:rsidR="00E5468F">
        <w:rPr>
          <w:sz w:val="24"/>
          <w:szCs w:val="24"/>
        </w:rPr>
      </w:r>
      <w:r w:rsidR="00E5468F">
        <w:rPr>
          <w:sz w:val="24"/>
          <w:szCs w:val="24"/>
        </w:rPr>
        <w:fldChar w:fldCharType="separate"/>
      </w:r>
      <w:r w:rsidR="00E5468F">
        <w:rPr>
          <w:sz w:val="24"/>
          <w:szCs w:val="24"/>
        </w:rPr>
        <w:t>[19]</w:t>
      </w:r>
      <w:r w:rsidR="00E5468F">
        <w:rPr>
          <w:sz w:val="24"/>
          <w:szCs w:val="24"/>
        </w:rPr>
        <w:fldChar w:fldCharType="end"/>
      </w:r>
      <w:r w:rsidRPr="00D573C4">
        <w:rPr>
          <w:rFonts w:hint="eastAsia"/>
          <w:sz w:val="24"/>
          <w:szCs w:val="24"/>
        </w:rPr>
        <w:t>模型，将预</w:t>
      </w:r>
      <w:r w:rsidRPr="00D573C4">
        <w:rPr>
          <w:rFonts w:hint="eastAsia"/>
          <w:sz w:val="24"/>
          <w:szCs w:val="24"/>
        </w:rPr>
        <w:lastRenderedPageBreak/>
        <w:t>训练好的词向量，然后使用加权平均的方法，对句子中所有词对应的词向量进行计算，得到整个句子的</w:t>
      </w:r>
      <w:r w:rsidRPr="00D573C4">
        <w:rPr>
          <w:rFonts w:hint="eastAsia"/>
          <w:sz w:val="24"/>
          <w:szCs w:val="24"/>
        </w:rPr>
        <w:t>embedding</w:t>
      </w:r>
      <w:r w:rsidRPr="00D573C4">
        <w:rPr>
          <w:rFonts w:hint="eastAsia"/>
          <w:sz w:val="24"/>
          <w:szCs w:val="24"/>
        </w:rPr>
        <w:t>向量，最后使用主成分分析去掉一些</w:t>
      </w:r>
      <w:r w:rsidRPr="00D573C4">
        <w:rPr>
          <w:rFonts w:hint="eastAsia"/>
          <w:sz w:val="24"/>
          <w:szCs w:val="24"/>
        </w:rPr>
        <w:t>special direction</w:t>
      </w:r>
      <w:r w:rsidRPr="00D573C4">
        <w:rPr>
          <w:rFonts w:hint="eastAsia"/>
          <w:sz w:val="24"/>
          <w:szCs w:val="24"/>
        </w:rPr>
        <w:t>，即在完成词加权平均后，移出所有行为向量的公共主成分，只保留反应序列特性部分，来表示文本特征。</w:t>
      </w:r>
    </w:p>
    <w:p w14:paraId="13A6AB90" w14:textId="4CAC9702" w:rsidR="00D573C4" w:rsidRPr="00D573C4" w:rsidRDefault="00D573C4" w:rsidP="00D573C4">
      <w:pPr>
        <w:spacing w:line="360" w:lineRule="auto"/>
        <w:ind w:firstLine="437"/>
        <w:rPr>
          <w:sz w:val="24"/>
          <w:szCs w:val="24"/>
        </w:rPr>
      </w:pPr>
      <w:r w:rsidRPr="00D573C4">
        <w:rPr>
          <w:rFonts w:hint="eastAsia"/>
          <w:sz w:val="24"/>
          <w:szCs w:val="24"/>
        </w:rPr>
        <w:t>图像表征：使用</w:t>
      </w:r>
      <w:r w:rsidRPr="00D573C4">
        <w:rPr>
          <w:rFonts w:hint="eastAsia"/>
          <w:sz w:val="24"/>
          <w:szCs w:val="24"/>
        </w:rPr>
        <w:t>ResNet50</w:t>
      </w:r>
      <w:r w:rsidR="00E5468F">
        <w:rPr>
          <w:sz w:val="24"/>
          <w:szCs w:val="24"/>
        </w:rPr>
        <w:fldChar w:fldCharType="begin"/>
      </w:r>
      <w:r w:rsidR="00E5468F">
        <w:rPr>
          <w:sz w:val="24"/>
          <w:szCs w:val="24"/>
        </w:rPr>
        <w:instrText xml:space="preserve"> </w:instrText>
      </w:r>
      <w:r w:rsidR="00E5468F">
        <w:rPr>
          <w:rFonts w:hint="eastAsia"/>
          <w:sz w:val="24"/>
          <w:szCs w:val="24"/>
        </w:rPr>
        <w:instrText>REF _Ref96462953 \r \h</w:instrText>
      </w:r>
      <w:r w:rsidR="00E5468F">
        <w:rPr>
          <w:sz w:val="24"/>
          <w:szCs w:val="24"/>
        </w:rPr>
        <w:instrText xml:space="preserve"> </w:instrText>
      </w:r>
      <w:r w:rsidR="00E5468F">
        <w:rPr>
          <w:sz w:val="24"/>
          <w:szCs w:val="24"/>
        </w:rPr>
      </w:r>
      <w:r w:rsidR="00E5468F">
        <w:rPr>
          <w:sz w:val="24"/>
          <w:szCs w:val="24"/>
        </w:rPr>
        <w:fldChar w:fldCharType="separate"/>
      </w:r>
      <w:r w:rsidR="00E5468F">
        <w:rPr>
          <w:sz w:val="24"/>
          <w:szCs w:val="24"/>
        </w:rPr>
        <w:t>[20]</w:t>
      </w:r>
      <w:r w:rsidR="00E5468F">
        <w:rPr>
          <w:sz w:val="24"/>
          <w:szCs w:val="24"/>
        </w:rPr>
        <w:fldChar w:fldCharType="end"/>
      </w:r>
      <w:r w:rsidRPr="00D573C4">
        <w:rPr>
          <w:rFonts w:hint="eastAsia"/>
          <w:sz w:val="24"/>
          <w:szCs w:val="24"/>
        </w:rPr>
        <w:t>的最后一个隐藏层的</w:t>
      </w:r>
      <w:r w:rsidRPr="00D573C4">
        <w:rPr>
          <w:rFonts w:hint="eastAsia"/>
          <w:sz w:val="24"/>
          <w:szCs w:val="24"/>
        </w:rPr>
        <w:t>2018</w:t>
      </w:r>
      <w:r w:rsidRPr="00D573C4">
        <w:rPr>
          <w:rFonts w:hint="eastAsia"/>
          <w:sz w:val="24"/>
          <w:szCs w:val="24"/>
        </w:rPr>
        <w:t>维特征（由</w:t>
      </w:r>
      <w:proofErr w:type="spellStart"/>
      <w:r w:rsidRPr="00D573C4">
        <w:rPr>
          <w:rFonts w:hint="eastAsia"/>
          <w:sz w:val="24"/>
          <w:szCs w:val="24"/>
        </w:rPr>
        <w:t>Inmagenet</w:t>
      </w:r>
      <w:proofErr w:type="spellEnd"/>
      <w:r w:rsidR="00E5468F">
        <w:rPr>
          <w:sz w:val="24"/>
          <w:szCs w:val="24"/>
        </w:rPr>
        <w:fldChar w:fldCharType="begin"/>
      </w:r>
      <w:r w:rsidR="00E5468F">
        <w:rPr>
          <w:sz w:val="24"/>
          <w:szCs w:val="24"/>
        </w:rPr>
        <w:instrText xml:space="preserve"> </w:instrText>
      </w:r>
      <w:r w:rsidR="00E5468F">
        <w:rPr>
          <w:rFonts w:hint="eastAsia"/>
          <w:sz w:val="24"/>
          <w:szCs w:val="24"/>
        </w:rPr>
        <w:instrText>REF _Ref96462958 \r \h</w:instrText>
      </w:r>
      <w:r w:rsidR="00E5468F">
        <w:rPr>
          <w:sz w:val="24"/>
          <w:szCs w:val="24"/>
        </w:rPr>
        <w:instrText xml:space="preserve"> </w:instrText>
      </w:r>
      <w:r w:rsidR="00E5468F">
        <w:rPr>
          <w:sz w:val="24"/>
          <w:szCs w:val="24"/>
        </w:rPr>
      </w:r>
      <w:r w:rsidR="00E5468F">
        <w:rPr>
          <w:sz w:val="24"/>
          <w:szCs w:val="24"/>
        </w:rPr>
        <w:fldChar w:fldCharType="separate"/>
      </w:r>
      <w:r w:rsidR="00E5468F">
        <w:rPr>
          <w:sz w:val="24"/>
          <w:szCs w:val="24"/>
        </w:rPr>
        <w:t>[21]</w:t>
      </w:r>
      <w:r w:rsidR="00E5468F">
        <w:rPr>
          <w:sz w:val="24"/>
          <w:szCs w:val="24"/>
        </w:rPr>
        <w:fldChar w:fldCharType="end"/>
      </w:r>
      <w:r w:rsidRPr="00D573C4">
        <w:rPr>
          <w:rFonts w:hint="eastAsia"/>
          <w:sz w:val="24"/>
          <w:szCs w:val="24"/>
        </w:rPr>
        <w:t>训练得到）进行训练获得。</w:t>
      </w:r>
    </w:p>
    <w:p w14:paraId="5426045D" w14:textId="5B825034" w:rsidR="00835E58" w:rsidRDefault="00835E58" w:rsidP="00835E58">
      <w:pPr>
        <w:spacing w:line="360" w:lineRule="auto"/>
        <w:rPr>
          <w:rFonts w:eastAsia="黑体"/>
          <w:b/>
          <w:sz w:val="24"/>
          <w:szCs w:val="24"/>
        </w:rPr>
      </w:pPr>
      <w:r w:rsidRPr="00483BAF">
        <w:rPr>
          <w:rFonts w:eastAsia="黑体" w:hint="eastAsia"/>
          <w:b/>
          <w:sz w:val="24"/>
          <w:szCs w:val="24"/>
        </w:rPr>
        <w:t>4</w:t>
      </w:r>
      <w:r w:rsidRPr="00483BAF">
        <w:rPr>
          <w:rFonts w:eastAsia="黑体"/>
          <w:b/>
          <w:sz w:val="24"/>
          <w:szCs w:val="24"/>
        </w:rPr>
        <w:t xml:space="preserve">.2 </w:t>
      </w:r>
      <w:r>
        <w:rPr>
          <w:rFonts w:eastAsia="黑体" w:hint="eastAsia"/>
          <w:b/>
          <w:sz w:val="24"/>
          <w:szCs w:val="24"/>
        </w:rPr>
        <w:t>多模态序列图推荐</w:t>
      </w:r>
    </w:p>
    <w:p w14:paraId="314BCE95" w14:textId="7FC299BE" w:rsidR="00D573C4" w:rsidRDefault="00D573C4" w:rsidP="00D573C4">
      <w:pPr>
        <w:spacing w:line="360" w:lineRule="auto"/>
        <w:ind w:firstLine="437"/>
        <w:rPr>
          <w:sz w:val="24"/>
          <w:szCs w:val="24"/>
        </w:rPr>
      </w:pPr>
      <w:r>
        <w:rPr>
          <w:rFonts w:hint="eastAsia"/>
          <w:sz w:val="24"/>
          <w:szCs w:val="24"/>
        </w:rPr>
        <w:t>由于不同模态之间存在语义差异，且不同用户可能对不同模态偏好</w:t>
      </w:r>
      <w:r w:rsidR="00883228">
        <w:rPr>
          <w:rFonts w:hint="eastAsia"/>
          <w:sz w:val="24"/>
          <w:szCs w:val="24"/>
        </w:rPr>
        <w:t>程度</w:t>
      </w:r>
      <w:r>
        <w:rPr>
          <w:rFonts w:hint="eastAsia"/>
          <w:sz w:val="24"/>
          <w:szCs w:val="24"/>
        </w:rPr>
        <w:t>不同，因此为每个模态单独建立一个序列图</w:t>
      </w:r>
      <w:r w:rsidR="00883228">
        <w:rPr>
          <w:rFonts w:hint="eastAsia"/>
          <w:sz w:val="24"/>
          <w:szCs w:val="24"/>
        </w:rPr>
        <w:t>，在每个序列图上执行相同的操作。某个模态得到序列嵌入和节点嵌入的工作流程如图</w:t>
      </w:r>
      <w:r w:rsidR="00883228">
        <w:rPr>
          <w:rFonts w:hint="eastAsia"/>
          <w:sz w:val="24"/>
          <w:szCs w:val="24"/>
        </w:rPr>
        <w:t>4</w:t>
      </w:r>
      <w:r w:rsidR="00883228">
        <w:rPr>
          <w:sz w:val="24"/>
          <w:szCs w:val="24"/>
        </w:rPr>
        <w:t>.1</w:t>
      </w:r>
      <w:r w:rsidR="00883228">
        <w:rPr>
          <w:rFonts w:hint="eastAsia"/>
          <w:sz w:val="24"/>
          <w:szCs w:val="24"/>
        </w:rPr>
        <w:t>所示。</w:t>
      </w:r>
    </w:p>
    <w:p w14:paraId="67911544" w14:textId="5321F457" w:rsidR="00883228" w:rsidRDefault="00E03884" w:rsidP="00D573C4">
      <w:pPr>
        <w:spacing w:line="360" w:lineRule="auto"/>
        <w:ind w:firstLine="437"/>
        <w:rPr>
          <w:sz w:val="24"/>
          <w:szCs w:val="24"/>
        </w:rPr>
      </w:pPr>
      <w:r w:rsidRPr="00E03884">
        <w:rPr>
          <w:noProof/>
          <w:sz w:val="24"/>
          <w:szCs w:val="24"/>
        </w:rPr>
        <w:drawing>
          <wp:inline distT="0" distB="0" distL="0" distR="0" wp14:anchorId="58A79B60" wp14:editId="22F88913">
            <wp:extent cx="5274310" cy="1651635"/>
            <wp:effectExtent l="0" t="0" r="254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1651635"/>
                    </a:xfrm>
                    <a:prstGeom prst="rect">
                      <a:avLst/>
                    </a:prstGeom>
                  </pic:spPr>
                </pic:pic>
              </a:graphicData>
            </a:graphic>
          </wp:inline>
        </w:drawing>
      </w:r>
    </w:p>
    <w:p w14:paraId="63B38424" w14:textId="04F31B87" w:rsidR="00883228" w:rsidRDefault="00883228" w:rsidP="00883228">
      <w:pPr>
        <w:spacing w:line="360" w:lineRule="auto"/>
        <w:ind w:firstLine="437"/>
        <w:jc w:val="center"/>
        <w:rPr>
          <w:szCs w:val="21"/>
        </w:rPr>
      </w:pPr>
      <w:r w:rsidRPr="00523F16">
        <w:rPr>
          <w:rFonts w:hint="eastAsia"/>
          <w:szCs w:val="21"/>
        </w:rPr>
        <w:t>图</w:t>
      </w:r>
      <w:r w:rsidRPr="00523F16">
        <w:rPr>
          <w:rFonts w:hint="eastAsia"/>
          <w:szCs w:val="21"/>
        </w:rPr>
        <w:t>4</w:t>
      </w:r>
      <w:r w:rsidRPr="00523F16">
        <w:rPr>
          <w:szCs w:val="21"/>
        </w:rPr>
        <w:t xml:space="preserve">.1 </w:t>
      </w:r>
      <w:r w:rsidRPr="00523F16">
        <w:rPr>
          <w:rFonts w:hint="eastAsia"/>
          <w:szCs w:val="21"/>
        </w:rPr>
        <w:t>学习序列嵌入与节点嵌入流程图</w:t>
      </w:r>
    </w:p>
    <w:p w14:paraId="7D73C635" w14:textId="77777777" w:rsidR="00523F16" w:rsidRPr="00523F16" w:rsidRDefault="00523F16" w:rsidP="00883228">
      <w:pPr>
        <w:spacing w:line="360" w:lineRule="auto"/>
        <w:ind w:firstLine="437"/>
        <w:jc w:val="center"/>
        <w:rPr>
          <w:szCs w:val="21"/>
        </w:rPr>
      </w:pPr>
    </w:p>
    <w:p w14:paraId="1D4A9E2F" w14:textId="04B31D39" w:rsidR="00D573C4" w:rsidRDefault="00D573C4" w:rsidP="00835E58">
      <w:pPr>
        <w:spacing w:line="360" w:lineRule="auto"/>
        <w:rPr>
          <w:rFonts w:eastAsia="黑体"/>
          <w:b/>
          <w:sz w:val="24"/>
          <w:szCs w:val="24"/>
        </w:rPr>
      </w:pPr>
      <w:r>
        <w:rPr>
          <w:rFonts w:eastAsia="黑体" w:hint="eastAsia"/>
          <w:b/>
          <w:sz w:val="24"/>
          <w:szCs w:val="24"/>
        </w:rPr>
        <w:t>4</w:t>
      </w:r>
      <w:r>
        <w:rPr>
          <w:rFonts w:eastAsia="黑体"/>
          <w:b/>
          <w:sz w:val="24"/>
          <w:szCs w:val="24"/>
        </w:rPr>
        <w:t xml:space="preserve">.2.1 </w:t>
      </w:r>
      <w:r>
        <w:rPr>
          <w:rFonts w:eastAsia="黑体" w:hint="eastAsia"/>
          <w:b/>
          <w:sz w:val="24"/>
          <w:szCs w:val="24"/>
        </w:rPr>
        <w:t>原始序列图构建</w:t>
      </w:r>
    </w:p>
    <w:p w14:paraId="6039CE25" w14:textId="005A90BC" w:rsidR="00D573C4" w:rsidRDefault="00D573C4" w:rsidP="00D573C4">
      <w:pPr>
        <w:spacing w:line="360" w:lineRule="auto"/>
        <w:ind w:firstLine="437"/>
        <w:rPr>
          <w:sz w:val="24"/>
          <w:szCs w:val="24"/>
        </w:rPr>
      </w:pPr>
      <w:r w:rsidRPr="00D573C4">
        <w:rPr>
          <w:rFonts w:hint="eastAsia"/>
          <w:sz w:val="24"/>
          <w:szCs w:val="24"/>
        </w:rPr>
        <w:t>对于某个模态，所有用户的所有序列被建模为一个有向序列图，其中每个用户的序列被视为一个子图。对于某个</w:t>
      </w:r>
      <w:r w:rsidR="00E03884">
        <w:rPr>
          <w:rFonts w:hint="eastAsia"/>
          <w:sz w:val="24"/>
          <w:szCs w:val="24"/>
        </w:rPr>
        <w:t>用户</w:t>
      </w:r>
      <w:r w:rsidRPr="00D573C4">
        <w:rPr>
          <w:rFonts w:hint="eastAsia"/>
          <w:sz w:val="24"/>
          <w:szCs w:val="24"/>
        </w:rPr>
        <w:t>序列子图表示为：</w:t>
      </w:r>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hint="eastAsia"/>
                <w:sz w:val="24"/>
                <w:szCs w:val="24"/>
              </w:rPr>
              <m:t>m</m:t>
            </m:r>
          </m:sub>
        </m:sSub>
        <m:r>
          <m:rPr>
            <m:sty m:val="p"/>
          </m:rPr>
          <w:rPr>
            <w:rFonts w:ascii="Cambria Math" w:hAnsi="Cambria Math" w:hint="eastAsia"/>
            <w:sz w:val="24"/>
            <w:szCs w:val="24"/>
          </w:rPr>
          <m:t>=</m:t>
        </m:r>
        <m:r>
          <m:rPr>
            <m:sty m:val="p"/>
          </m:rPr>
          <w:rPr>
            <w:rFonts w:ascii="Cambria Math" w:hAnsi="Cambria Math"/>
            <w:sz w:val="24"/>
            <w:szCs w:val="24"/>
          </w:rPr>
          <m:t>(V,E)</m:t>
        </m:r>
      </m:oMath>
      <w:r w:rsidRPr="00D573C4">
        <w:rPr>
          <w:rFonts w:hint="eastAsia"/>
          <w:sz w:val="24"/>
          <w:szCs w:val="24"/>
        </w:rPr>
        <w:t>。图中每个节点</w:t>
      </w:r>
      <m:oMath>
        <m:r>
          <m:rPr>
            <m:sty m:val="p"/>
          </m:rPr>
          <w:rPr>
            <w:rFonts w:ascii="Cambria Math" w:hAnsi="Cambria Math"/>
            <w:sz w:val="24"/>
            <w:szCs w:val="24"/>
          </w:rPr>
          <m:t>v∈V</m:t>
        </m:r>
      </m:oMath>
      <w:r w:rsidRPr="00D573C4">
        <w:rPr>
          <w:rFonts w:hint="eastAsia"/>
          <w:sz w:val="24"/>
          <w:szCs w:val="24"/>
        </w:rPr>
        <w:t>代表用户交互的某个节点</w:t>
      </w:r>
      <w:proofErr w:type="spellStart"/>
      <w:r w:rsidRPr="00D573C4">
        <w:rPr>
          <w:rFonts w:hint="eastAsia"/>
          <w:sz w:val="24"/>
          <w:szCs w:val="24"/>
        </w:rPr>
        <w:t>i</w:t>
      </w:r>
      <w:proofErr w:type="spellEnd"/>
      <w:r w:rsidRPr="00D573C4">
        <w:rPr>
          <w:rFonts w:hint="eastAsia"/>
          <w:sz w:val="24"/>
          <w:szCs w:val="24"/>
        </w:rPr>
        <w:t>，其表示为上游通过多模态表征学习获得。每条边</w:t>
      </w:r>
      <m:oMath>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t>
            </m:r>
          </m:sub>
        </m:sSub>
        <m:r>
          <w:rPr>
            <w:rFonts w:ascii="Cambria Math" w:hAnsi="Cambria Math"/>
            <w:sz w:val="24"/>
            <w:szCs w:val="24"/>
          </w:rPr>
          <m:t>)∈E</m:t>
        </m:r>
      </m:oMath>
      <w:r w:rsidRPr="00D573C4">
        <w:rPr>
          <w:rFonts w:hint="eastAsia"/>
          <w:sz w:val="24"/>
          <w:szCs w:val="24"/>
        </w:rPr>
        <w:t>意味着用户与物品</w:t>
      </w:r>
      <w:r w:rsidRPr="00D573C4">
        <w:rPr>
          <w:rFonts w:hint="eastAsia"/>
          <w:sz w:val="24"/>
          <w:szCs w:val="24"/>
        </w:rPr>
        <w:t>i-1</w:t>
      </w:r>
      <w:r w:rsidRPr="00D573C4">
        <w:rPr>
          <w:rFonts w:hint="eastAsia"/>
          <w:sz w:val="24"/>
          <w:szCs w:val="24"/>
        </w:rPr>
        <w:t>交互后又与物品</w:t>
      </w:r>
      <w:proofErr w:type="spellStart"/>
      <w:r w:rsidRPr="00D573C4">
        <w:rPr>
          <w:rFonts w:hint="eastAsia"/>
          <w:sz w:val="24"/>
          <w:szCs w:val="24"/>
        </w:rPr>
        <w:t>i</w:t>
      </w:r>
      <w:proofErr w:type="spellEnd"/>
      <w:r w:rsidRPr="00D573C4">
        <w:rPr>
          <w:rFonts w:hint="eastAsia"/>
          <w:sz w:val="24"/>
          <w:szCs w:val="24"/>
        </w:rPr>
        <w:t>进行交互。由于在一个序列中，用户可能多次与同一个物品进行交互，因此，对每条边分配一个归一化的权重，该权重的计算方式是边的出现次数除以这条边源节点的出度。</w:t>
      </w:r>
    </w:p>
    <w:p w14:paraId="0D2CBB88" w14:textId="0EE1841E" w:rsidR="00D573C4" w:rsidRDefault="00D573C4" w:rsidP="00D573C4">
      <w:pPr>
        <w:spacing w:line="360" w:lineRule="auto"/>
        <w:ind w:firstLine="437"/>
        <w:rPr>
          <w:sz w:val="24"/>
          <w:szCs w:val="24"/>
        </w:rPr>
      </w:pPr>
      <w:r w:rsidRPr="00D573C4">
        <w:rPr>
          <w:rFonts w:hint="eastAsia"/>
          <w:sz w:val="24"/>
          <w:szCs w:val="24"/>
        </w:rPr>
        <w:t>由于</w:t>
      </w:r>
      <w:r>
        <w:rPr>
          <w:rFonts w:hint="eastAsia"/>
          <w:sz w:val="24"/>
          <w:szCs w:val="24"/>
        </w:rPr>
        <w:t>在多模态表征</w:t>
      </w:r>
      <w:r w:rsidRPr="00D573C4">
        <w:rPr>
          <w:rFonts w:hint="eastAsia"/>
          <w:sz w:val="24"/>
          <w:szCs w:val="24"/>
        </w:rPr>
        <w:t>学习</w:t>
      </w:r>
      <w:r>
        <w:rPr>
          <w:rFonts w:hint="eastAsia"/>
          <w:sz w:val="24"/>
          <w:szCs w:val="24"/>
        </w:rPr>
        <w:t>中</w:t>
      </w:r>
      <w:r w:rsidRPr="00D573C4">
        <w:rPr>
          <w:rFonts w:hint="eastAsia"/>
          <w:sz w:val="24"/>
          <w:szCs w:val="24"/>
        </w:rPr>
        <w:t>到的不同节点的维度可能是不一样的，我们需要将所有节点统一到同一个维度空间</w:t>
      </w:r>
      <w:r>
        <w:rPr>
          <w:rFonts w:hint="eastAsia"/>
          <w:sz w:val="24"/>
          <w:szCs w:val="24"/>
        </w:rPr>
        <w:t>。</w:t>
      </w:r>
      <w:r w:rsidRPr="00D573C4">
        <w:rPr>
          <w:rFonts w:hint="eastAsia"/>
          <w:sz w:val="24"/>
          <w:szCs w:val="24"/>
        </w:rPr>
        <w:t>节点最后统一维度的表示</w:t>
      </w:r>
      <w:r>
        <w:rPr>
          <w:rFonts w:hint="eastAsia"/>
          <w:sz w:val="24"/>
          <w:szCs w:val="24"/>
        </w:rPr>
        <w:t>将</w:t>
      </w:r>
      <w:r w:rsidRPr="00D573C4">
        <w:rPr>
          <w:rFonts w:hint="eastAsia"/>
          <w:sz w:val="24"/>
          <w:szCs w:val="24"/>
        </w:rPr>
        <w:t>通过</w:t>
      </w:r>
      <w:r w:rsidRPr="00D573C4">
        <w:rPr>
          <w:rFonts w:hint="eastAsia"/>
          <w:sz w:val="24"/>
          <w:szCs w:val="24"/>
        </w:rPr>
        <w:t>GNN</w:t>
      </w:r>
      <w:r w:rsidRPr="00D573C4">
        <w:rPr>
          <w:rFonts w:hint="eastAsia"/>
          <w:sz w:val="24"/>
          <w:szCs w:val="24"/>
        </w:rPr>
        <w:t>网络获得，对应的序列因此可以被表示为由节点张量组成的嵌入张量</w:t>
      </w:r>
      <m:oMath>
        <m:sSub>
          <m:sSubPr>
            <m:ctrlPr>
              <w:rPr>
                <w:rFonts w:ascii="Cambria Math" w:hAnsi="Cambria Math"/>
                <w:sz w:val="24"/>
                <w:szCs w:val="24"/>
              </w:rPr>
            </m:ctrlPr>
          </m:sSubPr>
          <m:e>
            <m:r>
              <w:rPr>
                <w:rFonts w:ascii="Cambria Math" w:hAnsi="Cambria Math" w:hint="eastAsia"/>
                <w:sz w:val="24"/>
                <w:szCs w:val="24"/>
              </w:rPr>
              <m:t>s</m:t>
            </m:r>
          </m:e>
          <m:sub>
            <m:r>
              <w:rPr>
                <w:rFonts w:ascii="Cambria Math" w:hAnsi="Cambria Math" w:hint="eastAsia"/>
                <w:sz w:val="24"/>
                <w:szCs w:val="24"/>
              </w:rPr>
              <m:t>m</m:t>
            </m:r>
          </m:sub>
        </m:sSub>
      </m:oMath>
      <w:r>
        <w:rPr>
          <w:rFonts w:hint="eastAsia"/>
          <w:sz w:val="24"/>
          <w:szCs w:val="24"/>
        </w:rPr>
        <w:t>。</w:t>
      </w:r>
    </w:p>
    <w:p w14:paraId="7BD506FD" w14:textId="5772EFA9" w:rsidR="00D573C4" w:rsidRDefault="00D573C4" w:rsidP="00D573C4">
      <w:pPr>
        <w:spacing w:line="360" w:lineRule="auto"/>
        <w:rPr>
          <w:rFonts w:eastAsia="黑体"/>
          <w:b/>
          <w:sz w:val="24"/>
          <w:szCs w:val="24"/>
        </w:rPr>
      </w:pPr>
      <w:r>
        <w:rPr>
          <w:rFonts w:eastAsia="黑体" w:hint="eastAsia"/>
          <w:b/>
          <w:sz w:val="24"/>
          <w:szCs w:val="24"/>
        </w:rPr>
        <w:t>4</w:t>
      </w:r>
      <w:r>
        <w:rPr>
          <w:rFonts w:eastAsia="黑体"/>
          <w:b/>
          <w:sz w:val="24"/>
          <w:szCs w:val="24"/>
        </w:rPr>
        <w:t xml:space="preserve">.2.2 </w:t>
      </w:r>
      <w:r>
        <w:rPr>
          <w:rFonts w:eastAsia="黑体" w:hint="eastAsia"/>
          <w:b/>
          <w:sz w:val="24"/>
          <w:szCs w:val="24"/>
        </w:rPr>
        <w:t>序列图中节点的嵌入学习</w:t>
      </w:r>
    </w:p>
    <w:p w14:paraId="3C2E31AD" w14:textId="496363D9" w:rsidR="00D573C4" w:rsidRDefault="00D573C4" w:rsidP="00D573C4">
      <w:pPr>
        <w:spacing w:line="360" w:lineRule="auto"/>
        <w:ind w:firstLine="437"/>
        <w:rPr>
          <w:sz w:val="24"/>
          <w:szCs w:val="24"/>
        </w:rPr>
      </w:pPr>
      <w:r w:rsidRPr="00D573C4">
        <w:rPr>
          <w:rFonts w:hint="eastAsia"/>
          <w:sz w:val="24"/>
          <w:szCs w:val="24"/>
        </w:rPr>
        <w:lastRenderedPageBreak/>
        <w:t>我们通过图神经网络获得节点的隐藏张量表示。对于子图</w:t>
      </w:r>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hint="eastAsia"/>
                <w:sz w:val="24"/>
                <w:szCs w:val="24"/>
              </w:rPr>
              <m:t>m</m:t>
            </m:r>
          </m:sub>
        </m:sSub>
      </m:oMath>
      <w:r w:rsidRPr="00D573C4">
        <w:rPr>
          <w:rFonts w:hint="eastAsia"/>
          <w:sz w:val="24"/>
          <w:szCs w:val="24"/>
        </w:rPr>
        <w:t>中的节点</w:t>
      </w: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t>
            </m:r>
          </m:sub>
        </m:sSub>
      </m:oMath>
      <w:r w:rsidRPr="00D573C4">
        <w:rPr>
          <w:rFonts w:hint="eastAsia"/>
          <w:sz w:val="24"/>
          <w:szCs w:val="24"/>
        </w:rPr>
        <w:t>来说，更新函数表示如下：</w:t>
      </w:r>
    </w:p>
    <w:p w14:paraId="04FA5D78" w14:textId="4870F6A1" w:rsidR="00D573C4" w:rsidRPr="00EC4259" w:rsidRDefault="007F112E" w:rsidP="00D573C4">
      <w:pPr>
        <w:spacing w:line="360" w:lineRule="auto"/>
        <w:ind w:firstLine="437"/>
        <w:rPr>
          <w:sz w:val="24"/>
          <w:szCs w:val="24"/>
        </w:rPr>
      </w:pPr>
      <m:oMathPara>
        <m:oMath>
          <m:eqArr>
            <m:eqArrPr>
              <m:maxDist m:val="1"/>
              <m:ctrlPr>
                <w:rPr>
                  <w:rFonts w:ascii="Cambria Math" w:hAnsi="Cambria Math"/>
                  <w:i/>
                  <w:sz w:val="24"/>
                  <w:szCs w:val="24"/>
                </w:rPr>
              </m:ctrlPr>
            </m:eqArrPr>
            <m:e>
              <m:sSubSup>
                <m:sSubSupPr>
                  <m:ctrlPr>
                    <w:rPr>
                      <w:rFonts w:ascii="Cambria Math" w:hAnsi="Cambria Math"/>
                      <w:sz w:val="24"/>
                      <w:szCs w:val="24"/>
                    </w:rPr>
                  </m:ctrlPr>
                </m:sSubSupPr>
                <m:e>
                  <m:r>
                    <w:rPr>
                      <w:rFonts w:ascii="Cambria Math" w:hAnsi="Cambria Math" w:hint="eastAsia"/>
                      <w:sz w:val="24"/>
                      <w:szCs w:val="24"/>
                    </w:rPr>
                    <m:t>a</m:t>
                  </m:r>
                </m:e>
                <m:sub>
                  <m:r>
                    <w:rPr>
                      <w:rFonts w:ascii="Cambria Math" w:hAnsi="Cambria Math"/>
                      <w:sz w:val="24"/>
                      <w:szCs w:val="24"/>
                    </w:rPr>
                    <m:t>i</m:t>
                  </m:r>
                </m:sub>
                <m:sup>
                  <m:r>
                    <w:rPr>
                      <w:rFonts w:ascii="Cambria Math" w:hAnsi="Cambria Math"/>
                      <w:sz w:val="24"/>
                      <w:szCs w:val="24"/>
                    </w:rPr>
                    <m:t>t</m:t>
                  </m:r>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m:t>
                  </m:r>
                </m:sub>
              </m:sSub>
              <m:sSup>
                <m:sSupPr>
                  <m:ctrlPr>
                    <w:rPr>
                      <w:rFonts w:ascii="Cambria Math" w:hAnsi="Cambria Math"/>
                      <w:i/>
                      <w:sz w:val="24"/>
                      <w:szCs w:val="24"/>
                    </w:rPr>
                  </m:ctrlPr>
                </m:sSupPr>
                <m:e>
                  <m:d>
                    <m:dPr>
                      <m:begChr m:val="["/>
                      <m:endChr m:val="]"/>
                      <m:ctrlPr>
                        <w:rPr>
                          <w:rFonts w:ascii="Cambria Math" w:hAnsi="Cambria Math"/>
                          <w:i/>
                          <w:sz w:val="24"/>
                          <w:szCs w:val="24"/>
                        </w:rPr>
                      </m:ctrlPr>
                    </m:dPr>
                    <m:e>
                      <m:sSubSup>
                        <m:sSubSupPr>
                          <m:ctrlPr>
                            <w:rPr>
                              <w:rFonts w:ascii="Cambria Math" w:hAnsi="Cambria Math"/>
                              <w:i/>
                              <w:sz w:val="24"/>
                              <w:szCs w:val="24"/>
                            </w:rPr>
                          </m:ctrlPr>
                        </m:sSubSupPr>
                        <m:e>
                          <m:r>
                            <w:rPr>
                              <w:rFonts w:ascii="Cambria Math" w:hAnsi="Cambria Math"/>
                              <w:sz w:val="24"/>
                              <w:szCs w:val="24"/>
                            </w:rPr>
                            <m:t>v</m:t>
                          </m:r>
                        </m:e>
                        <m:sub>
                          <m:r>
                            <w:rPr>
                              <w:rFonts w:ascii="Cambria Math" w:hAnsi="Cambria Math"/>
                              <w:sz w:val="24"/>
                              <w:szCs w:val="24"/>
                            </w:rPr>
                            <m:t>1</m:t>
                          </m:r>
                        </m:sub>
                        <m:sup>
                          <m:r>
                            <w:rPr>
                              <w:rFonts w:ascii="Cambria Math" w:hAnsi="Cambria Math"/>
                              <w:sz w:val="24"/>
                              <w:szCs w:val="24"/>
                            </w:rPr>
                            <m:t>t-1</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v</m:t>
                          </m:r>
                        </m:e>
                        <m:sub>
                          <m:r>
                            <w:rPr>
                              <w:rFonts w:ascii="Cambria Math" w:hAnsi="Cambria Math"/>
                              <w:sz w:val="24"/>
                              <w:szCs w:val="24"/>
                            </w:rPr>
                            <m:t>n</m:t>
                          </m:r>
                        </m:sub>
                        <m:sup>
                          <m:r>
                            <w:rPr>
                              <w:rFonts w:ascii="Cambria Math" w:hAnsi="Cambria Math"/>
                              <w:sz w:val="24"/>
                              <w:szCs w:val="24"/>
                            </w:rPr>
                            <m:t>t-1</m:t>
                          </m:r>
                        </m:sup>
                      </m:sSubSup>
                    </m:e>
                  </m:d>
                </m:e>
                <m:sup>
                  <m:r>
                    <w:rPr>
                      <w:rFonts w:ascii="Cambria Math" w:hAnsi="Cambria Math"/>
                      <w:sz w:val="24"/>
                      <w:szCs w:val="24"/>
                    </w:rPr>
                    <m:t>T</m:t>
                  </m:r>
                </m:sup>
              </m:sSup>
              <m:r>
                <w:rPr>
                  <w:rFonts w:ascii="Cambria Math" w:hAnsi="Cambria Math"/>
                  <w:sz w:val="24"/>
                  <w:szCs w:val="24"/>
                </w:rPr>
                <m:t>H+b,#</m:t>
              </m:r>
              <m:d>
                <m:dPr>
                  <m:ctrlPr>
                    <w:rPr>
                      <w:rFonts w:ascii="Cambria Math" w:hAnsi="Cambria Math"/>
                      <w:i/>
                      <w:sz w:val="24"/>
                      <w:szCs w:val="24"/>
                    </w:rPr>
                  </m:ctrlPr>
                </m:dPr>
                <m:e>
                  <m:r>
                    <w:rPr>
                      <w:rFonts w:ascii="Cambria Math" w:hAnsi="Cambria Math"/>
                      <w:sz w:val="24"/>
                      <w:szCs w:val="24"/>
                    </w:rPr>
                    <m:t>1</m:t>
                  </m:r>
                </m:e>
              </m:d>
            </m:e>
          </m:eqArr>
        </m:oMath>
      </m:oMathPara>
    </w:p>
    <w:p w14:paraId="5DB459C0" w14:textId="5843903F" w:rsidR="00EC4259" w:rsidRPr="00EC4259" w:rsidRDefault="007F112E" w:rsidP="00D573C4">
      <w:pPr>
        <w:spacing w:line="360" w:lineRule="auto"/>
        <w:ind w:firstLine="437"/>
        <w:rPr>
          <w:sz w:val="24"/>
          <w:szCs w:val="24"/>
        </w:rPr>
      </w:pPr>
      <m:oMathPara>
        <m:oMath>
          <m:eqArr>
            <m:eqArrPr>
              <m:maxDist m:val="1"/>
              <m:ctrlPr>
                <w:rPr>
                  <w:rFonts w:ascii="Cambria Math" w:hAnsi="Cambria Math"/>
                  <w:i/>
                  <w:sz w:val="24"/>
                  <w:szCs w:val="24"/>
                </w:rPr>
              </m:ctrlPr>
            </m:eqArrPr>
            <m:e>
              <m:sSubSup>
                <m:sSubSupPr>
                  <m:ctrlPr>
                    <w:rPr>
                      <w:rFonts w:ascii="Cambria Math" w:hAnsi="Cambria Math"/>
                      <w:sz w:val="24"/>
                      <w:szCs w:val="24"/>
                    </w:rPr>
                  </m:ctrlPr>
                </m:sSubSupPr>
                <m:e>
                  <m:r>
                    <w:rPr>
                      <w:rFonts w:ascii="Cambria Math" w:hAnsi="Cambria Math"/>
                      <w:sz w:val="24"/>
                      <w:szCs w:val="24"/>
                    </w:rPr>
                    <m:t>z</m:t>
                  </m:r>
                </m:e>
                <m:sub>
                  <m:r>
                    <w:rPr>
                      <w:rFonts w:ascii="Cambria Math" w:hAnsi="Cambria Math"/>
                      <w:sz w:val="24"/>
                      <w:szCs w:val="24"/>
                    </w:rPr>
                    <m:t>i</m:t>
                  </m:r>
                </m:sub>
                <m:sup>
                  <m:r>
                    <w:rPr>
                      <w:rFonts w:ascii="Cambria Math" w:hAnsi="Cambria Math"/>
                      <w:sz w:val="24"/>
                      <w:szCs w:val="24"/>
                    </w:rPr>
                    <m:t>t</m:t>
                  </m:r>
                </m:sup>
              </m:sSubSup>
              <m:r>
                <w:rPr>
                  <w:rFonts w:ascii="Cambria Math" w:hAnsi="Cambria Math"/>
                  <w:sz w:val="24"/>
                  <w:szCs w:val="24"/>
                </w:rPr>
                <m:t>=σ</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z</m:t>
                      </m:r>
                    </m:sub>
                  </m:sSub>
                  <m:sSubSup>
                    <m:sSubSupPr>
                      <m:ctrlPr>
                        <w:rPr>
                          <w:rFonts w:ascii="Cambria Math" w:hAnsi="Cambria Math"/>
                          <w:sz w:val="24"/>
                          <w:szCs w:val="24"/>
                        </w:rPr>
                      </m:ctrlPr>
                    </m:sSubSupPr>
                    <m:e>
                      <m:r>
                        <w:rPr>
                          <w:rFonts w:ascii="Cambria Math" w:hAnsi="Cambria Math" w:hint="eastAsia"/>
                          <w:sz w:val="24"/>
                          <w:szCs w:val="24"/>
                        </w:rPr>
                        <m:t>a</m:t>
                      </m:r>
                    </m:e>
                    <m:sub>
                      <m:r>
                        <w:rPr>
                          <w:rFonts w:ascii="Cambria Math" w:hAnsi="Cambria Math"/>
                          <w:sz w:val="24"/>
                          <w:szCs w:val="24"/>
                        </w:rPr>
                        <m:t>i</m:t>
                      </m:r>
                    </m:sub>
                    <m:sup>
                      <m:r>
                        <w:rPr>
                          <w:rFonts w:ascii="Cambria Math" w:hAnsi="Cambria Math"/>
                          <w:sz w:val="24"/>
                          <w:szCs w:val="24"/>
                        </w:rPr>
                        <m:t>t</m:t>
                      </m:r>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z</m:t>
                      </m:r>
                    </m:sub>
                  </m:sSub>
                  <m:sSubSup>
                    <m:sSubSupPr>
                      <m:ctrlPr>
                        <w:rPr>
                          <w:rFonts w:ascii="Cambria Math" w:hAnsi="Cambria Math"/>
                          <w:sz w:val="24"/>
                          <w:szCs w:val="24"/>
                        </w:rPr>
                      </m:ctrlPr>
                    </m:sSubSupPr>
                    <m:e>
                      <m:r>
                        <w:rPr>
                          <w:rFonts w:ascii="Cambria Math" w:hAnsi="Cambria Math"/>
                          <w:sz w:val="24"/>
                          <w:szCs w:val="24"/>
                        </w:rPr>
                        <m:t>v</m:t>
                      </m:r>
                    </m:e>
                    <m:sub>
                      <m:r>
                        <w:rPr>
                          <w:rFonts w:ascii="Cambria Math" w:hAnsi="Cambria Math"/>
                          <w:sz w:val="24"/>
                          <w:szCs w:val="24"/>
                        </w:rPr>
                        <m:t>i</m:t>
                      </m:r>
                    </m:sub>
                    <m:sup>
                      <m:r>
                        <w:rPr>
                          <w:rFonts w:ascii="Cambria Math" w:hAnsi="Cambria Math"/>
                          <w:sz w:val="24"/>
                          <w:szCs w:val="24"/>
                        </w:rPr>
                        <m:t>t-1</m:t>
                      </m:r>
                    </m:sup>
                  </m:sSubSup>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2</m:t>
                  </m:r>
                </m:e>
              </m:d>
            </m:e>
          </m:eqArr>
        </m:oMath>
      </m:oMathPara>
    </w:p>
    <w:p w14:paraId="3301B028" w14:textId="360CDAFB" w:rsidR="00EC4259" w:rsidRPr="00EC4259" w:rsidRDefault="007F112E" w:rsidP="00D573C4">
      <w:pPr>
        <w:spacing w:line="360" w:lineRule="auto"/>
        <w:ind w:firstLine="437"/>
        <w:rPr>
          <w:sz w:val="24"/>
          <w:szCs w:val="24"/>
        </w:rPr>
      </w:pPr>
      <m:oMathPara>
        <m:oMath>
          <m:eqArr>
            <m:eqArrPr>
              <m:maxDist m:val="1"/>
              <m:ctrlPr>
                <w:rPr>
                  <w:rFonts w:ascii="Cambria Math" w:hAnsi="Cambria Math"/>
                  <w:i/>
                  <w:sz w:val="24"/>
                  <w:szCs w:val="24"/>
                </w:rPr>
              </m:ctrlPr>
            </m:eqArrPr>
            <m:e>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i</m:t>
                  </m:r>
                </m:sub>
                <m:sup>
                  <m:r>
                    <w:rPr>
                      <w:rFonts w:ascii="Cambria Math" w:hAnsi="Cambria Math"/>
                      <w:sz w:val="24"/>
                      <w:szCs w:val="24"/>
                    </w:rPr>
                    <m:t>t</m:t>
                  </m:r>
                </m:sup>
              </m:sSubSup>
              <m:r>
                <w:rPr>
                  <w:rFonts w:ascii="Cambria Math" w:hAnsi="Cambria Math"/>
                  <w:sz w:val="24"/>
                  <w:szCs w:val="24"/>
                </w:rPr>
                <m:t>=σ</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r</m:t>
                      </m:r>
                    </m:sub>
                  </m:sSub>
                  <m:sSubSup>
                    <m:sSubSupPr>
                      <m:ctrlPr>
                        <w:rPr>
                          <w:rFonts w:ascii="Cambria Math" w:hAnsi="Cambria Math"/>
                          <w:sz w:val="24"/>
                          <w:szCs w:val="24"/>
                        </w:rPr>
                      </m:ctrlPr>
                    </m:sSubSupPr>
                    <m:e>
                      <m:r>
                        <w:rPr>
                          <w:rFonts w:ascii="Cambria Math" w:hAnsi="Cambria Math" w:hint="eastAsia"/>
                          <w:sz w:val="24"/>
                          <w:szCs w:val="24"/>
                        </w:rPr>
                        <m:t>a</m:t>
                      </m:r>
                    </m:e>
                    <m:sub>
                      <m:r>
                        <w:rPr>
                          <w:rFonts w:ascii="Cambria Math" w:hAnsi="Cambria Math"/>
                          <w:sz w:val="24"/>
                          <w:szCs w:val="24"/>
                        </w:rPr>
                        <m:t>i</m:t>
                      </m:r>
                    </m:sub>
                    <m:sup>
                      <m:r>
                        <w:rPr>
                          <w:rFonts w:ascii="Cambria Math" w:hAnsi="Cambria Math"/>
                          <w:sz w:val="24"/>
                          <w:szCs w:val="24"/>
                        </w:rPr>
                        <m:t>t</m:t>
                      </m:r>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r</m:t>
                      </m:r>
                    </m:sub>
                  </m:sSub>
                  <m:sSubSup>
                    <m:sSubSupPr>
                      <m:ctrlPr>
                        <w:rPr>
                          <w:rFonts w:ascii="Cambria Math" w:hAnsi="Cambria Math"/>
                          <w:sz w:val="24"/>
                          <w:szCs w:val="24"/>
                        </w:rPr>
                      </m:ctrlPr>
                    </m:sSubSupPr>
                    <m:e>
                      <m:r>
                        <w:rPr>
                          <w:rFonts w:ascii="Cambria Math" w:hAnsi="Cambria Math"/>
                          <w:sz w:val="24"/>
                          <w:szCs w:val="24"/>
                        </w:rPr>
                        <m:t>v</m:t>
                      </m:r>
                    </m:e>
                    <m:sub>
                      <m:r>
                        <w:rPr>
                          <w:rFonts w:ascii="Cambria Math" w:hAnsi="Cambria Math"/>
                          <w:sz w:val="24"/>
                          <w:szCs w:val="24"/>
                        </w:rPr>
                        <m:t>i</m:t>
                      </m:r>
                    </m:sub>
                    <m:sup>
                      <m:r>
                        <w:rPr>
                          <w:rFonts w:ascii="Cambria Math" w:hAnsi="Cambria Math"/>
                          <w:sz w:val="24"/>
                          <w:szCs w:val="24"/>
                        </w:rPr>
                        <m:t>t-1</m:t>
                      </m:r>
                    </m:sup>
                  </m:sSubSup>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3</m:t>
                  </m:r>
                </m:e>
              </m:d>
            </m:e>
          </m:eqArr>
        </m:oMath>
      </m:oMathPara>
    </w:p>
    <w:p w14:paraId="263998FD" w14:textId="3569754A" w:rsidR="00EC4259" w:rsidRPr="00EC4259" w:rsidRDefault="007F112E" w:rsidP="00D573C4">
      <w:pPr>
        <w:spacing w:line="360" w:lineRule="auto"/>
        <w:ind w:firstLine="437"/>
        <w:rPr>
          <w:sz w:val="24"/>
          <w:szCs w:val="24"/>
        </w:rPr>
      </w:pPr>
      <m:oMathPara>
        <m:oMath>
          <m:eqArr>
            <m:eqArrPr>
              <m:maxDist m:val="1"/>
              <m:ctrlPr>
                <w:rPr>
                  <w:rFonts w:ascii="Cambria Math" w:hAnsi="Cambria Math"/>
                  <w:i/>
                  <w:sz w:val="24"/>
                  <w:szCs w:val="24"/>
                </w:rPr>
              </m:ctrlPr>
            </m:eqArrPr>
            <m:e>
              <m:acc>
                <m:accPr>
                  <m:chr m:val="̃"/>
                  <m:ctrlPr>
                    <w:rPr>
                      <w:rFonts w:ascii="Cambria Math" w:hAnsi="Cambria Math"/>
                      <w:sz w:val="24"/>
                      <w:szCs w:val="24"/>
                    </w:rPr>
                  </m:ctrlPr>
                </m:accPr>
                <m:e>
                  <m:sSubSup>
                    <m:sSubSupPr>
                      <m:ctrlPr>
                        <w:rPr>
                          <w:rFonts w:ascii="Cambria Math" w:hAnsi="Cambria Math"/>
                          <w:i/>
                          <w:sz w:val="24"/>
                          <w:szCs w:val="24"/>
                        </w:rPr>
                      </m:ctrlPr>
                    </m:sSubSupPr>
                    <m:e>
                      <m:r>
                        <w:rPr>
                          <w:rFonts w:ascii="Cambria Math" w:hAnsi="Cambria Math"/>
                          <w:sz w:val="24"/>
                          <w:szCs w:val="24"/>
                        </w:rPr>
                        <m:t>v</m:t>
                      </m:r>
                    </m:e>
                    <m:sub>
                      <m:r>
                        <w:rPr>
                          <w:rFonts w:ascii="Cambria Math" w:hAnsi="Cambria Math"/>
                          <w:sz w:val="24"/>
                          <w:szCs w:val="24"/>
                        </w:rPr>
                        <m:t>i</m:t>
                      </m:r>
                    </m:sub>
                    <m:sup>
                      <m:r>
                        <w:rPr>
                          <w:rFonts w:ascii="Cambria Math" w:hAnsi="Cambria Math"/>
                          <w:sz w:val="24"/>
                          <w:szCs w:val="24"/>
                        </w:rPr>
                        <m:t>t</m:t>
                      </m:r>
                    </m:sup>
                  </m:sSubSup>
                </m:e>
              </m:acc>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tanh</m:t>
                  </m: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o</m:t>
                          </m:r>
                        </m:sub>
                      </m:sSub>
                      <m:sSubSup>
                        <m:sSubSupPr>
                          <m:ctrlPr>
                            <w:rPr>
                              <w:rFonts w:ascii="Cambria Math" w:hAnsi="Cambria Math"/>
                              <w:sz w:val="24"/>
                              <w:szCs w:val="24"/>
                            </w:rPr>
                          </m:ctrlPr>
                        </m:sSubSupPr>
                        <m:e>
                          <m:r>
                            <w:rPr>
                              <w:rFonts w:ascii="Cambria Math" w:hAnsi="Cambria Math" w:hint="eastAsia"/>
                              <w:sz w:val="24"/>
                              <w:szCs w:val="24"/>
                            </w:rPr>
                            <m:t>a</m:t>
                          </m:r>
                        </m:e>
                        <m:sub>
                          <m:r>
                            <w:rPr>
                              <w:rFonts w:ascii="Cambria Math" w:hAnsi="Cambria Math"/>
                              <w:sz w:val="24"/>
                              <w:szCs w:val="24"/>
                            </w:rPr>
                            <m:t>i</m:t>
                          </m:r>
                        </m:sub>
                        <m:sup>
                          <m:r>
                            <w:rPr>
                              <w:rFonts w:ascii="Cambria Math" w:hAnsi="Cambria Math"/>
                              <w:sz w:val="24"/>
                              <w:szCs w:val="24"/>
                            </w:rPr>
                            <m:t>t</m:t>
                          </m:r>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o</m:t>
                          </m:r>
                        </m:sub>
                      </m:sSub>
                      <m:d>
                        <m:dPr>
                          <m:ctrlPr>
                            <w:rPr>
                              <w:rFonts w:ascii="Cambria Math" w:hAnsi="Cambria Math"/>
                              <w:i/>
                              <w:sz w:val="24"/>
                              <w:szCs w:val="24"/>
                            </w:rPr>
                          </m:ctrlPr>
                        </m:dPr>
                        <m:e>
                          <m:sSubSup>
                            <m:sSubSupPr>
                              <m:ctrlPr>
                                <w:rPr>
                                  <w:rFonts w:ascii="Cambria Math" w:hAnsi="Cambria Math"/>
                                  <w:i/>
                                  <w:sz w:val="24"/>
                                  <w:szCs w:val="24"/>
                                </w:rPr>
                              </m:ctrlPr>
                            </m:sSubSupPr>
                            <m:e>
                              <m:r>
                                <w:rPr>
                                  <w:rFonts w:ascii="Cambria Math" w:hAnsi="Cambria Math"/>
                                  <w:sz w:val="24"/>
                                  <w:szCs w:val="24"/>
                                </w:rPr>
                                <m:t>r</m:t>
                              </m:r>
                            </m:e>
                            <m:sub>
                              <m:r>
                                <w:rPr>
                                  <w:rFonts w:ascii="Cambria Math" w:hAnsi="Cambria Math"/>
                                  <w:sz w:val="24"/>
                                  <w:szCs w:val="24"/>
                                </w:rPr>
                                <m:t>i</m:t>
                              </m:r>
                            </m:sub>
                            <m:sup>
                              <m:r>
                                <w:rPr>
                                  <w:rFonts w:ascii="Cambria Math" w:hAnsi="Cambria Math"/>
                                  <w:sz w:val="24"/>
                                  <w:szCs w:val="24"/>
                                </w:rPr>
                                <m:t>t</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v</m:t>
                              </m:r>
                            </m:e>
                            <m:sub>
                              <m:r>
                                <w:rPr>
                                  <w:rFonts w:ascii="Cambria Math" w:hAnsi="Cambria Math"/>
                                  <w:sz w:val="24"/>
                                  <w:szCs w:val="24"/>
                                </w:rPr>
                                <m:t>i</m:t>
                              </m:r>
                            </m:sub>
                            <m:sup>
                              <m:r>
                                <w:rPr>
                                  <w:rFonts w:ascii="Cambria Math" w:hAnsi="Cambria Math"/>
                                  <w:sz w:val="24"/>
                                  <w:szCs w:val="24"/>
                                </w:rPr>
                                <m:t>t-1</m:t>
                              </m:r>
                            </m:sup>
                          </m:sSubSup>
                        </m:e>
                      </m:d>
                    </m:e>
                  </m:d>
                </m:e>
              </m:func>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4</m:t>
                  </m:r>
                </m:e>
              </m:d>
            </m:e>
          </m:eqArr>
        </m:oMath>
      </m:oMathPara>
    </w:p>
    <w:p w14:paraId="29C55F84" w14:textId="1D477925" w:rsidR="00EC4259" w:rsidRPr="00EC4259" w:rsidRDefault="007F112E" w:rsidP="00D573C4">
      <w:pPr>
        <w:spacing w:line="360" w:lineRule="auto"/>
        <w:ind w:firstLine="437"/>
        <w:rPr>
          <w:sz w:val="24"/>
          <w:szCs w:val="24"/>
        </w:rPr>
      </w:pPr>
      <m:oMathPara>
        <m:oMath>
          <m:eqArr>
            <m:eqArrPr>
              <m:maxDist m:val="1"/>
              <m:ctrlPr>
                <w:rPr>
                  <w:rFonts w:ascii="Cambria Math" w:hAnsi="Cambria Math"/>
                  <w:i/>
                  <w:sz w:val="24"/>
                  <w:szCs w:val="24"/>
                </w:rPr>
              </m:ctrlPr>
            </m:eqArrPr>
            <m:e>
              <m:sSubSup>
                <m:sSubSupPr>
                  <m:ctrlPr>
                    <w:rPr>
                      <w:rFonts w:ascii="Cambria Math" w:hAnsi="Cambria Math"/>
                      <w:i/>
                      <w:sz w:val="24"/>
                      <w:szCs w:val="24"/>
                    </w:rPr>
                  </m:ctrlPr>
                </m:sSubSupPr>
                <m:e>
                  <m:r>
                    <w:rPr>
                      <w:rFonts w:ascii="Cambria Math" w:hAnsi="Cambria Math"/>
                      <w:sz w:val="24"/>
                      <w:szCs w:val="24"/>
                    </w:rPr>
                    <m:t>v</m:t>
                  </m:r>
                </m:e>
                <m:sub>
                  <m:r>
                    <w:rPr>
                      <w:rFonts w:ascii="Cambria Math" w:hAnsi="Cambria Math"/>
                      <w:sz w:val="24"/>
                      <w:szCs w:val="24"/>
                    </w:rPr>
                    <m:t>i</m:t>
                  </m:r>
                </m:sub>
                <m:sup>
                  <m:r>
                    <w:rPr>
                      <w:rFonts w:ascii="Cambria Math" w:hAnsi="Cambria Math"/>
                      <w:sz w:val="24"/>
                      <w:szCs w:val="24"/>
                    </w:rPr>
                    <m:t>t</m:t>
                  </m:r>
                </m:sup>
              </m:sSubSup>
              <m:r>
                <m:rPr>
                  <m:sty m:val="p"/>
                </m:rP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m:t>1-</m:t>
                  </m:r>
                  <m:sSubSup>
                    <m:sSubSupPr>
                      <m:ctrlPr>
                        <w:rPr>
                          <w:rFonts w:ascii="Cambria Math" w:hAnsi="Cambria Math"/>
                          <w:sz w:val="24"/>
                          <w:szCs w:val="24"/>
                        </w:rPr>
                      </m:ctrlPr>
                    </m:sSubSupPr>
                    <m:e>
                      <m:r>
                        <w:rPr>
                          <w:rFonts w:ascii="Cambria Math" w:hAnsi="Cambria Math"/>
                          <w:sz w:val="24"/>
                          <w:szCs w:val="24"/>
                        </w:rPr>
                        <m:t>z</m:t>
                      </m:r>
                    </m:e>
                    <m:sub>
                      <m:r>
                        <w:rPr>
                          <w:rFonts w:ascii="Cambria Math" w:hAnsi="Cambria Math"/>
                          <w:sz w:val="24"/>
                          <w:szCs w:val="24"/>
                        </w:rPr>
                        <m:t>i</m:t>
                      </m:r>
                    </m:sub>
                    <m:sup>
                      <m:r>
                        <w:rPr>
                          <w:rFonts w:ascii="Cambria Math" w:hAnsi="Cambria Math"/>
                          <w:sz w:val="24"/>
                          <w:szCs w:val="24"/>
                        </w:rPr>
                        <m:t>t</m:t>
                      </m:r>
                    </m:sup>
                  </m:sSubSup>
                  <m:ctrlPr>
                    <w:rPr>
                      <w:rFonts w:ascii="Cambria Math" w:hAnsi="Cambria Math"/>
                      <w:i/>
                      <w:sz w:val="24"/>
                      <w:szCs w:val="24"/>
                    </w:rPr>
                  </m:ctrlPr>
                </m:e>
              </m:d>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v</m:t>
                  </m:r>
                </m:e>
                <m:sub>
                  <m:r>
                    <w:rPr>
                      <w:rFonts w:ascii="Cambria Math" w:hAnsi="Cambria Math"/>
                      <w:sz w:val="24"/>
                      <w:szCs w:val="24"/>
                    </w:rPr>
                    <m:t>i</m:t>
                  </m:r>
                </m:sub>
                <m:sup>
                  <m:r>
                    <w:rPr>
                      <w:rFonts w:ascii="Cambria Math" w:hAnsi="Cambria Math"/>
                      <w:sz w:val="24"/>
                      <w:szCs w:val="24"/>
                    </w:rPr>
                    <m:t>t-1</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z</m:t>
                  </m:r>
                </m:e>
                <m:sub>
                  <m:r>
                    <w:rPr>
                      <w:rFonts w:ascii="Cambria Math" w:hAnsi="Cambria Math"/>
                      <w:sz w:val="24"/>
                      <w:szCs w:val="24"/>
                    </w:rPr>
                    <m:t>i</m:t>
                  </m:r>
                </m:sub>
                <m:sup>
                  <m:r>
                    <w:rPr>
                      <w:rFonts w:ascii="Cambria Math" w:hAnsi="Cambria Math"/>
                      <w:sz w:val="24"/>
                      <w:szCs w:val="24"/>
                    </w:rPr>
                    <m:t>t</m:t>
                  </m:r>
                </m:sup>
              </m:sSubSup>
              <m:r>
                <w:rPr>
                  <w:rFonts w:ascii="Cambria Math" w:hAnsi="Cambria Math"/>
                  <w:sz w:val="24"/>
                  <w:szCs w:val="24"/>
                </w:rPr>
                <m:t>⊙</m:t>
              </m:r>
              <m:acc>
                <m:accPr>
                  <m:chr m:val="̃"/>
                  <m:ctrlPr>
                    <w:rPr>
                      <w:rFonts w:ascii="Cambria Math" w:hAnsi="Cambria Math"/>
                      <w:sz w:val="24"/>
                      <w:szCs w:val="24"/>
                    </w:rPr>
                  </m:ctrlPr>
                </m:accPr>
                <m:e>
                  <m:sSubSup>
                    <m:sSubSupPr>
                      <m:ctrlPr>
                        <w:rPr>
                          <w:rFonts w:ascii="Cambria Math" w:hAnsi="Cambria Math"/>
                          <w:i/>
                          <w:sz w:val="24"/>
                          <w:szCs w:val="24"/>
                        </w:rPr>
                      </m:ctrlPr>
                    </m:sSubSupPr>
                    <m:e>
                      <m:r>
                        <w:rPr>
                          <w:rFonts w:ascii="Cambria Math" w:hAnsi="Cambria Math"/>
                          <w:sz w:val="24"/>
                          <w:szCs w:val="24"/>
                        </w:rPr>
                        <m:t>v</m:t>
                      </m:r>
                    </m:e>
                    <m:sub>
                      <m:r>
                        <w:rPr>
                          <w:rFonts w:ascii="Cambria Math" w:hAnsi="Cambria Math"/>
                          <w:sz w:val="24"/>
                          <w:szCs w:val="24"/>
                        </w:rPr>
                        <m:t>i</m:t>
                      </m:r>
                    </m:sub>
                    <m:sup>
                      <m:r>
                        <w:rPr>
                          <w:rFonts w:ascii="Cambria Math" w:hAnsi="Cambria Math"/>
                          <w:sz w:val="24"/>
                          <w:szCs w:val="24"/>
                        </w:rPr>
                        <m:t>t</m:t>
                      </m:r>
                    </m:sup>
                  </m:sSubSup>
                </m:e>
              </m:acc>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5</m:t>
                  </m:r>
                </m:e>
              </m:d>
            </m:e>
          </m:eqArr>
        </m:oMath>
      </m:oMathPara>
    </w:p>
    <w:p w14:paraId="6F610DA5" w14:textId="46DE5673" w:rsidR="00D573C4" w:rsidRDefault="00EC4259" w:rsidP="00D573C4">
      <w:pPr>
        <w:spacing w:line="360" w:lineRule="auto"/>
        <w:ind w:firstLine="437"/>
        <w:rPr>
          <w:sz w:val="24"/>
          <w:szCs w:val="24"/>
        </w:rPr>
      </w:pPr>
      <w:r>
        <w:rPr>
          <w:rFonts w:hint="eastAsia"/>
          <w:sz w:val="24"/>
          <w:szCs w:val="24"/>
        </w:rPr>
        <w:t>其中，</w:t>
      </w:r>
      <m:oMath>
        <m:r>
          <m:rPr>
            <m:sty m:val="p"/>
          </m:rPr>
          <w:rPr>
            <w:rFonts w:ascii="Cambria Math" w:hAnsi="Cambria Math"/>
            <w:sz w:val="24"/>
            <w:szCs w:val="24"/>
          </w:rPr>
          <m:t>H∈</m:t>
        </m:r>
        <m:sSup>
          <m:sSupPr>
            <m:ctrlPr>
              <w:rPr>
                <w:rFonts w:ascii="Cambria Math" w:hAnsi="Cambria Math"/>
                <w:sz w:val="24"/>
                <w:szCs w:val="24"/>
              </w:rPr>
            </m:ctrlPr>
          </m:sSupPr>
          <m:e>
            <m:r>
              <w:rPr>
                <w:rFonts w:ascii="Cambria Math" w:hAnsi="Cambria Math"/>
                <w:sz w:val="24"/>
                <w:szCs w:val="24"/>
              </w:rPr>
              <m:t>R</m:t>
            </m:r>
          </m:e>
          <m:sup>
            <m:r>
              <w:rPr>
                <w:rFonts w:ascii="Cambria Math" w:hAnsi="Cambria Math" w:hint="eastAsia"/>
                <w:sz w:val="24"/>
                <w:szCs w:val="24"/>
              </w:rPr>
              <m:t>d</m:t>
            </m:r>
            <m:r>
              <w:rPr>
                <w:rFonts w:ascii="Cambria Math" w:hAnsi="Cambria Math"/>
                <w:sz w:val="24"/>
                <w:szCs w:val="24"/>
              </w:rPr>
              <m:t>×2d</m:t>
            </m:r>
          </m:sup>
        </m:sSup>
      </m:oMath>
      <w:r>
        <w:rPr>
          <w:rFonts w:hint="eastAsia"/>
          <w:sz w:val="24"/>
          <w:szCs w:val="24"/>
        </w:rPr>
        <w:t>控制权重</w:t>
      </w:r>
      <w:r w:rsidR="002464C5">
        <w:rPr>
          <w:rFonts w:hint="eastAsia"/>
          <w:sz w:val="24"/>
          <w:szCs w:val="24"/>
        </w:rPr>
        <w:t>，</w:t>
      </w:r>
      <m:oMath>
        <m:sSub>
          <m:sSubPr>
            <m:ctrlPr>
              <w:rPr>
                <w:rFonts w:ascii="Cambria Math" w:hAnsi="Cambria Math"/>
                <w:sz w:val="24"/>
                <w:szCs w:val="24"/>
              </w:rPr>
            </m:ctrlPr>
          </m:sSubPr>
          <m:e>
            <m:r>
              <w:rPr>
                <w:rFonts w:ascii="Cambria Math" w:hAnsi="Cambria Math" w:hint="eastAsia"/>
                <w:sz w:val="24"/>
                <w:szCs w:val="24"/>
              </w:rPr>
              <m:t>z</m:t>
            </m:r>
          </m:e>
          <m:sub>
            <m:r>
              <w:rPr>
                <w:rFonts w:ascii="Cambria Math" w:hAnsi="Cambria Math"/>
                <w:sz w:val="24"/>
                <w:szCs w:val="24"/>
              </w:rPr>
              <m:t>s,i</m:t>
            </m:r>
          </m:sub>
        </m:sSub>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s,i</m:t>
            </m:r>
          </m:sub>
        </m:sSub>
      </m:oMath>
      <w:r w:rsidR="002464C5">
        <w:rPr>
          <w:rFonts w:hint="eastAsia"/>
          <w:sz w:val="24"/>
          <w:szCs w:val="24"/>
        </w:rPr>
        <w:t>分别代表重置门和更新门。</w:t>
      </w:r>
      <m:oMath>
        <m:d>
          <m:dPr>
            <m:begChr m:val="["/>
            <m:endChr m:val="]"/>
            <m:ctrlPr>
              <w:rPr>
                <w:rFonts w:ascii="Cambria Math" w:hAnsi="Cambria Math"/>
                <w:i/>
                <w:sz w:val="24"/>
                <w:szCs w:val="24"/>
              </w:rPr>
            </m:ctrlPr>
          </m:dPr>
          <m:e>
            <m:sSubSup>
              <m:sSubSupPr>
                <m:ctrlPr>
                  <w:rPr>
                    <w:rFonts w:ascii="Cambria Math" w:hAnsi="Cambria Math"/>
                    <w:i/>
                    <w:sz w:val="24"/>
                    <w:szCs w:val="24"/>
                  </w:rPr>
                </m:ctrlPr>
              </m:sSubSupPr>
              <m:e>
                <m:r>
                  <w:rPr>
                    <w:rFonts w:ascii="Cambria Math" w:hAnsi="Cambria Math"/>
                    <w:sz w:val="24"/>
                    <w:szCs w:val="24"/>
                  </w:rPr>
                  <m:t>v</m:t>
                </m:r>
              </m:e>
              <m:sub>
                <m:r>
                  <w:rPr>
                    <w:rFonts w:ascii="Cambria Math" w:hAnsi="Cambria Math"/>
                    <w:sz w:val="24"/>
                    <w:szCs w:val="24"/>
                  </w:rPr>
                  <m:t>1</m:t>
                </m:r>
              </m:sub>
              <m:sup>
                <m:r>
                  <w:rPr>
                    <w:rFonts w:ascii="Cambria Math" w:hAnsi="Cambria Math"/>
                    <w:sz w:val="24"/>
                    <w:szCs w:val="24"/>
                  </w:rPr>
                  <m:t>t-1</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v</m:t>
                </m:r>
              </m:e>
              <m:sub>
                <m:r>
                  <w:rPr>
                    <w:rFonts w:ascii="Cambria Math" w:hAnsi="Cambria Math"/>
                    <w:sz w:val="24"/>
                    <w:szCs w:val="24"/>
                  </w:rPr>
                  <m:t>n</m:t>
                </m:r>
              </m:sub>
              <m:sup>
                <m:r>
                  <w:rPr>
                    <w:rFonts w:ascii="Cambria Math" w:hAnsi="Cambria Math"/>
                    <w:sz w:val="24"/>
                    <w:szCs w:val="24"/>
                  </w:rPr>
                  <m:t>t-1</m:t>
                </m:r>
              </m:sup>
            </m:sSubSup>
          </m:e>
        </m:d>
      </m:oMath>
      <w:r w:rsidR="002464C5">
        <w:rPr>
          <w:rFonts w:hint="eastAsia"/>
          <w:sz w:val="24"/>
          <w:szCs w:val="24"/>
        </w:rPr>
        <w:t>是序列</w:t>
      </w:r>
      <m:oMath>
        <m:sSub>
          <m:sSubPr>
            <m:ctrlPr>
              <w:rPr>
                <w:rFonts w:ascii="Cambria Math" w:hAnsi="Cambria Math"/>
                <w:sz w:val="24"/>
                <w:szCs w:val="24"/>
              </w:rPr>
            </m:ctrlPr>
          </m:sSubPr>
          <m:e>
            <m:r>
              <w:rPr>
                <w:rFonts w:ascii="Cambria Math" w:hAnsi="Cambria Math" w:hint="eastAsia"/>
                <w:sz w:val="24"/>
                <w:szCs w:val="24"/>
              </w:rPr>
              <m:t>s</m:t>
            </m:r>
          </m:e>
          <m:sub>
            <m:r>
              <w:rPr>
                <w:rFonts w:ascii="Cambria Math" w:hAnsi="Cambria Math" w:hint="eastAsia"/>
                <w:sz w:val="24"/>
                <w:szCs w:val="24"/>
              </w:rPr>
              <m:t>m</m:t>
            </m:r>
          </m:sub>
        </m:sSub>
      </m:oMath>
      <w:r w:rsidR="002464C5">
        <w:rPr>
          <w:rFonts w:hint="eastAsia"/>
          <w:sz w:val="24"/>
          <w:szCs w:val="24"/>
        </w:rPr>
        <w:t>中的节点列表，</w:t>
      </w:r>
      <m:oMath>
        <m:r>
          <m:rPr>
            <m:sty m:val="p"/>
          </m:rPr>
          <w:rPr>
            <w:rFonts w:ascii="Cambria Math" w:hAnsi="Cambria Math"/>
            <w:sz w:val="24"/>
            <w:szCs w:val="24"/>
          </w:rPr>
          <m:t>σ(</m:t>
        </m:r>
        <m:r>
          <m:rPr>
            <m:sty m:val="p"/>
          </m:rPr>
          <w:rPr>
            <w:rFonts w:ascii="Cambria Math" w:hAnsi="Cambria Math" w:hint="eastAsia"/>
            <w:sz w:val="24"/>
            <w:szCs w:val="24"/>
          </w:rPr>
          <m:t>·</m:t>
        </m:r>
        <m:r>
          <m:rPr>
            <m:sty m:val="p"/>
          </m:rPr>
          <w:rPr>
            <w:rFonts w:ascii="Cambria Math" w:hAnsi="Cambria Math"/>
            <w:sz w:val="24"/>
            <w:szCs w:val="24"/>
          </w:rPr>
          <m:t>)</m:t>
        </m:r>
      </m:oMath>
      <w:r w:rsidR="002464C5">
        <w:rPr>
          <w:rFonts w:hint="eastAsia"/>
          <w:sz w:val="24"/>
          <w:szCs w:val="24"/>
        </w:rPr>
        <w:t>是</w:t>
      </w:r>
      <w:r w:rsidR="002464C5">
        <w:rPr>
          <w:rFonts w:hint="eastAsia"/>
          <w:sz w:val="24"/>
          <w:szCs w:val="24"/>
        </w:rPr>
        <w:t>sigmoid</w:t>
      </w:r>
      <w:r w:rsidR="002464C5">
        <w:rPr>
          <w:rFonts w:hint="eastAsia"/>
          <w:sz w:val="24"/>
          <w:szCs w:val="24"/>
        </w:rPr>
        <w:t>函数，</w:t>
      </w:r>
      <m:oMath>
        <m:r>
          <w:rPr>
            <w:rFonts w:ascii="Cambria Math" w:hAnsi="Cambria Math"/>
            <w:sz w:val="24"/>
            <w:szCs w:val="24"/>
          </w:rPr>
          <m:t>⊙</m:t>
        </m:r>
      </m:oMath>
      <w:r w:rsidR="002464C5">
        <w:rPr>
          <w:rFonts w:hint="eastAsia"/>
          <w:sz w:val="24"/>
          <w:szCs w:val="24"/>
        </w:rPr>
        <w:t>是元素乘法操作。</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m:t>
            </m:r>
          </m:sub>
        </m:sSub>
        <m:r>
          <w:rPr>
            <w:rFonts w:ascii="Cambria Math" w:hAnsi="Cambria Math"/>
            <w:sz w:val="24"/>
            <w:szCs w:val="24"/>
          </w:rPr>
          <m:t>ϵ</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d</m:t>
            </m:r>
          </m:sup>
        </m:sSup>
      </m:oMath>
      <w:r w:rsidR="002464C5">
        <w:rPr>
          <w:rFonts w:hint="eastAsia"/>
          <w:sz w:val="24"/>
          <w:szCs w:val="24"/>
        </w:rPr>
        <w:t>是节点</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m:t>
            </m:r>
          </m:sub>
        </m:sSub>
      </m:oMath>
      <w:r w:rsidR="002464C5">
        <w:rPr>
          <w:rFonts w:hint="eastAsia"/>
          <w:sz w:val="24"/>
          <w:szCs w:val="24"/>
        </w:rPr>
        <w:t>的潜在表示。关系矩阵</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hint="eastAsia"/>
                <w:sz w:val="24"/>
                <w:szCs w:val="24"/>
              </w:rPr>
              <m:t>s</m:t>
            </m:r>
          </m:sub>
        </m:sSub>
        <m:r>
          <w:rPr>
            <w:rFonts w:ascii="Cambria Math" w:hAnsi="Cambria Math"/>
            <w:sz w:val="24"/>
            <w:szCs w:val="24"/>
          </w:rPr>
          <m:t>ϵ</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n×2n</m:t>
            </m:r>
          </m:sup>
        </m:sSup>
      </m:oMath>
      <w:r w:rsidR="002464C5">
        <w:rPr>
          <w:rFonts w:hint="eastAsia"/>
          <w:sz w:val="24"/>
          <w:szCs w:val="24"/>
        </w:rPr>
        <w:t>决定了图中节点之间是如何交流的，</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hint="eastAsia"/>
                <w:sz w:val="24"/>
                <w:szCs w:val="24"/>
              </w:rPr>
              <m:t>s</m:t>
            </m:r>
            <m:r>
              <w:rPr>
                <w:rFonts w:ascii="Cambria Math" w:hAnsi="Cambria Math"/>
                <w:sz w:val="24"/>
                <w:szCs w:val="24"/>
              </w:rPr>
              <m:t>,i</m:t>
            </m:r>
          </m:sub>
        </m:sSub>
        <m:r>
          <w:rPr>
            <w:rFonts w:ascii="Cambria Math" w:hAnsi="Cambria Math"/>
            <w:sz w:val="24"/>
            <w:szCs w:val="24"/>
          </w:rPr>
          <m:t>ϵ</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1×2n</m:t>
            </m:r>
          </m:sup>
        </m:sSup>
      </m:oMath>
      <w:r w:rsidR="002464C5">
        <w:rPr>
          <w:rFonts w:hint="eastAsia"/>
          <w:sz w:val="24"/>
          <w:szCs w:val="24"/>
        </w:rPr>
        <w:t>则表示</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hint="eastAsia"/>
                <w:sz w:val="24"/>
                <w:szCs w:val="24"/>
              </w:rPr>
              <m:t>s</m:t>
            </m:r>
          </m:sub>
        </m:sSub>
      </m:oMath>
      <w:r w:rsidR="002464C5">
        <w:rPr>
          <w:rFonts w:hint="eastAsia"/>
          <w:sz w:val="24"/>
          <w:szCs w:val="24"/>
        </w:rPr>
        <w:t>中和节点</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m:t>
            </m:r>
          </m:sub>
        </m:sSub>
      </m:oMath>
      <w:r w:rsidR="002464C5">
        <w:rPr>
          <w:rFonts w:hint="eastAsia"/>
          <w:sz w:val="24"/>
          <w:szCs w:val="24"/>
        </w:rPr>
        <w:t>对应的两列。</w:t>
      </w:r>
    </w:p>
    <w:p w14:paraId="5AA7521E" w14:textId="7DB89EDD" w:rsidR="002464C5" w:rsidRDefault="002464C5" w:rsidP="00D573C4">
      <w:pPr>
        <w:spacing w:line="360" w:lineRule="auto"/>
        <w:ind w:firstLine="437"/>
        <w:rPr>
          <w:sz w:val="24"/>
          <w:szCs w:val="24"/>
        </w:rPr>
      </w:pPr>
      <w:r w:rsidRPr="002464C5">
        <w:rPr>
          <w:rFonts w:hint="eastAsia"/>
          <w:sz w:val="24"/>
          <w:szCs w:val="24"/>
        </w:rPr>
        <w:t>对于序列图</w:t>
      </w:r>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hint="eastAsia"/>
                <w:sz w:val="24"/>
                <w:szCs w:val="24"/>
              </w:rPr>
              <m:t>m</m:t>
            </m:r>
          </m:sub>
        </m:sSub>
      </m:oMath>
      <w:r w:rsidRPr="002464C5">
        <w:rPr>
          <w:rFonts w:hint="eastAsia"/>
          <w:sz w:val="24"/>
          <w:szCs w:val="24"/>
        </w:rPr>
        <w:t>，门图神经网络同时处理所有节点。在矩阵</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hint="eastAsia"/>
                <w:sz w:val="24"/>
                <w:szCs w:val="24"/>
              </w:rPr>
              <m:t>s</m:t>
            </m:r>
          </m:sub>
        </m:sSub>
      </m:oMath>
      <w:r w:rsidRPr="002464C5">
        <w:rPr>
          <w:rFonts w:hint="eastAsia"/>
          <w:sz w:val="24"/>
          <w:szCs w:val="24"/>
        </w:rPr>
        <w:t>给出的前提下，公式（</w:t>
      </w:r>
      <w:r w:rsidRPr="002464C5">
        <w:rPr>
          <w:rFonts w:hint="eastAsia"/>
          <w:sz w:val="24"/>
          <w:szCs w:val="24"/>
        </w:rPr>
        <w:t>1</w:t>
      </w:r>
      <w:r w:rsidRPr="002464C5">
        <w:rPr>
          <w:rFonts w:hint="eastAsia"/>
          <w:sz w:val="24"/>
          <w:szCs w:val="24"/>
        </w:rPr>
        <w:t>）用来实现不同节点之间的信息传播。它提取邻居的潜在表示，并将信息</w:t>
      </w:r>
      <w:r>
        <w:rPr>
          <w:rFonts w:hint="eastAsia"/>
          <w:sz w:val="24"/>
          <w:szCs w:val="24"/>
        </w:rPr>
        <w:t>输送</w:t>
      </w:r>
      <w:r w:rsidRPr="002464C5">
        <w:rPr>
          <w:rFonts w:hint="eastAsia"/>
          <w:sz w:val="24"/>
          <w:szCs w:val="24"/>
        </w:rPr>
        <w:t>到图神经网络的输入</w:t>
      </w:r>
      <w:r>
        <w:rPr>
          <w:rFonts w:hint="eastAsia"/>
          <w:sz w:val="24"/>
          <w:szCs w:val="24"/>
        </w:rPr>
        <w:t>，</w:t>
      </w:r>
      <w:r w:rsidRPr="002464C5">
        <w:rPr>
          <w:rFonts w:hint="eastAsia"/>
          <w:sz w:val="24"/>
          <w:szCs w:val="24"/>
        </w:rPr>
        <w:t>然后利用更新和重置门，决定哪些被传播的信息被保留，哪些被忽略。</w:t>
      </w:r>
      <w:r>
        <w:rPr>
          <w:rFonts w:hint="eastAsia"/>
          <w:sz w:val="24"/>
          <w:szCs w:val="24"/>
        </w:rPr>
        <w:t>再之后</w:t>
      </w:r>
      <w:r w:rsidRPr="002464C5">
        <w:rPr>
          <w:rFonts w:hint="eastAsia"/>
          <w:sz w:val="24"/>
          <w:szCs w:val="24"/>
        </w:rPr>
        <w:t>，按照公式</w:t>
      </w:r>
      <w:r>
        <w:rPr>
          <w:rFonts w:hint="eastAsia"/>
          <w:sz w:val="24"/>
          <w:szCs w:val="24"/>
        </w:rPr>
        <w:t>（</w:t>
      </w:r>
      <w:r w:rsidRPr="002464C5">
        <w:rPr>
          <w:rFonts w:hint="eastAsia"/>
          <w:sz w:val="24"/>
          <w:szCs w:val="24"/>
        </w:rPr>
        <w:t>4</w:t>
      </w:r>
      <w:r>
        <w:rPr>
          <w:rFonts w:hint="eastAsia"/>
          <w:sz w:val="24"/>
          <w:szCs w:val="24"/>
        </w:rPr>
        <w:t>）</w:t>
      </w:r>
      <w:r w:rsidRPr="002464C5">
        <w:rPr>
          <w:rFonts w:hint="eastAsia"/>
          <w:sz w:val="24"/>
          <w:szCs w:val="24"/>
        </w:rPr>
        <w:t>，根据节点</w:t>
      </w:r>
      <w:r>
        <w:rPr>
          <w:rFonts w:hint="eastAsia"/>
          <w:sz w:val="24"/>
          <w:szCs w:val="24"/>
        </w:rPr>
        <w:t>的</w:t>
      </w:r>
      <w:r w:rsidRPr="002464C5">
        <w:rPr>
          <w:rFonts w:hint="eastAsia"/>
          <w:sz w:val="24"/>
          <w:szCs w:val="24"/>
        </w:rPr>
        <w:t>历史表示，重置门以及当前状态构建候选的节点表示。最后的状态是在更新门的控制下，由历史隐藏状态和候选状态结合而成。直到更新完序列图中的所有节点收敛，我们才得到最后的节点潜在表示</w:t>
      </w:r>
      <w:r>
        <w:rPr>
          <w:rFonts w:hint="eastAsia"/>
          <w:sz w:val="24"/>
          <w:szCs w:val="24"/>
        </w:rPr>
        <w:t>。</w:t>
      </w:r>
    </w:p>
    <w:p w14:paraId="2EB38ED4" w14:textId="1AE4554A" w:rsidR="002464C5" w:rsidRPr="00883228" w:rsidRDefault="002464C5" w:rsidP="002464C5">
      <w:pPr>
        <w:spacing w:line="360" w:lineRule="auto"/>
        <w:rPr>
          <w:rFonts w:eastAsia="黑体"/>
          <w:b/>
          <w:sz w:val="24"/>
          <w:szCs w:val="24"/>
        </w:rPr>
      </w:pPr>
      <w:r w:rsidRPr="00883228">
        <w:rPr>
          <w:rFonts w:eastAsia="黑体" w:hint="eastAsia"/>
          <w:b/>
          <w:sz w:val="24"/>
          <w:szCs w:val="24"/>
        </w:rPr>
        <w:t>4</w:t>
      </w:r>
      <w:r w:rsidRPr="00883228">
        <w:rPr>
          <w:rFonts w:eastAsia="黑体"/>
          <w:b/>
          <w:sz w:val="24"/>
          <w:szCs w:val="24"/>
        </w:rPr>
        <w:t xml:space="preserve">.2.3 </w:t>
      </w:r>
      <w:r w:rsidRPr="00883228">
        <w:rPr>
          <w:rFonts w:eastAsia="黑体" w:hint="eastAsia"/>
          <w:b/>
          <w:sz w:val="24"/>
          <w:szCs w:val="24"/>
        </w:rPr>
        <w:t>序列的嵌入学习</w:t>
      </w:r>
    </w:p>
    <w:p w14:paraId="1137753C" w14:textId="179942C2" w:rsidR="002464C5" w:rsidRDefault="002464C5" w:rsidP="002464C5">
      <w:pPr>
        <w:spacing w:line="360" w:lineRule="auto"/>
        <w:rPr>
          <w:sz w:val="24"/>
          <w:szCs w:val="24"/>
        </w:rPr>
      </w:pPr>
      <w:r>
        <w:rPr>
          <w:sz w:val="24"/>
          <w:szCs w:val="24"/>
        </w:rPr>
        <w:tab/>
      </w:r>
      <w:r w:rsidRPr="002464C5">
        <w:rPr>
          <w:rFonts w:hint="eastAsia"/>
          <w:sz w:val="24"/>
          <w:szCs w:val="24"/>
        </w:rPr>
        <w:t>序列的表示是由序列中的节点直接表示而来的。为了提高推荐的准确性，我们将长期的偏好与序列中最近时间的兴趣结合，使用混合的嵌入作为序列的嵌入</w:t>
      </w:r>
      <w:r>
        <w:rPr>
          <w:rFonts w:hint="eastAsia"/>
          <w:sz w:val="24"/>
          <w:szCs w:val="24"/>
        </w:rPr>
        <w:t>。</w:t>
      </w:r>
    </w:p>
    <w:p w14:paraId="44A8A54A" w14:textId="4644D06F" w:rsidR="002464C5" w:rsidRDefault="002464C5" w:rsidP="00883228">
      <w:pPr>
        <w:spacing w:line="360" w:lineRule="auto"/>
        <w:ind w:firstLine="420"/>
        <w:rPr>
          <w:sz w:val="24"/>
          <w:szCs w:val="24"/>
        </w:rPr>
      </w:pPr>
      <w:r w:rsidRPr="002464C5">
        <w:rPr>
          <w:rFonts w:hint="eastAsia"/>
          <w:sz w:val="24"/>
          <w:szCs w:val="24"/>
        </w:rPr>
        <w:t>对于序列</w:t>
      </w:r>
      <m:oMath>
        <m:sSub>
          <m:sSubPr>
            <m:ctrlPr>
              <w:rPr>
                <w:rFonts w:ascii="Cambria Math" w:hAnsi="Cambria Math"/>
                <w:sz w:val="24"/>
                <w:szCs w:val="24"/>
              </w:rPr>
            </m:ctrlPr>
          </m:sSubPr>
          <m:e>
            <m:r>
              <m:rPr>
                <m:sty m:val="p"/>
              </m:rPr>
              <w:rPr>
                <w:rFonts w:ascii="Cambria Math" w:hAnsi="Cambria Math" w:hint="eastAsia"/>
                <w:sz w:val="24"/>
                <w:szCs w:val="24"/>
              </w:rPr>
              <m:t>s</m:t>
            </m:r>
          </m:e>
          <m:sub>
            <m:r>
              <w:rPr>
                <w:rFonts w:ascii="Cambria Math" w:hAnsi="Cambria Math"/>
                <w:sz w:val="24"/>
                <w:szCs w:val="24"/>
              </w:rPr>
              <m:t>m</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n</m:t>
            </m:r>
          </m:sub>
        </m:sSub>
        <m:r>
          <w:rPr>
            <w:rFonts w:ascii="Cambria Math" w:hAnsi="Cambria Math"/>
            <w:sz w:val="24"/>
            <w:szCs w:val="24"/>
          </w:rPr>
          <m:t>]</m:t>
        </m:r>
      </m:oMath>
      <w:r w:rsidRPr="002464C5">
        <w:rPr>
          <w:rFonts w:hint="eastAsia"/>
          <w:sz w:val="24"/>
          <w:szCs w:val="24"/>
        </w:rPr>
        <w:t>，其局部嵌入可以简单</w:t>
      </w:r>
      <w:r>
        <w:rPr>
          <w:rFonts w:hint="eastAsia"/>
          <w:sz w:val="24"/>
          <w:szCs w:val="24"/>
        </w:rPr>
        <w:t>表示</w:t>
      </w:r>
      <w:r w:rsidRPr="002464C5">
        <w:rPr>
          <w:rFonts w:hint="eastAsia"/>
          <w:sz w:val="24"/>
          <w:szCs w:val="24"/>
        </w:rPr>
        <w:t>为最后一次交互的节点的嵌入，即</w:t>
      </w:r>
      <m:oMath>
        <m:sSub>
          <m:sSubPr>
            <m:ctrlPr>
              <w:rPr>
                <w:rFonts w:ascii="Cambria Math" w:hAnsi="Cambria Math"/>
                <w:sz w:val="24"/>
                <w:szCs w:val="24"/>
              </w:rPr>
            </m:ctrlPr>
          </m:sSubPr>
          <m:e>
            <m:r>
              <m:rPr>
                <m:sty m:val="p"/>
              </m:rPr>
              <w:rPr>
                <w:rFonts w:ascii="Cambria Math" w:hAnsi="Cambria Math" w:hint="eastAsia"/>
                <w:sz w:val="24"/>
                <w:szCs w:val="24"/>
              </w:rPr>
              <m:t>s</m:t>
            </m:r>
          </m:e>
          <m:sub>
            <m:r>
              <w:rPr>
                <w:rFonts w:ascii="Cambria Math" w:hAnsi="Cambria Math" w:hint="eastAsia"/>
                <w:sz w:val="24"/>
                <w:szCs w:val="24"/>
              </w:rPr>
              <m:t>l</m:t>
            </m:r>
          </m:sub>
        </m:sSub>
      </m:oMath>
      <w:r w:rsidRPr="002464C5">
        <w:rPr>
          <w:rFonts w:hint="eastAsia"/>
          <w:sz w:val="24"/>
          <w:szCs w:val="24"/>
        </w:rPr>
        <w:t>=</w:t>
      </w:r>
      <m:oMath>
        <m:sSub>
          <m:sSubPr>
            <m:ctrlPr>
              <w:rPr>
                <w:rFonts w:ascii="Cambria Math" w:hAnsi="Cambria Math"/>
                <w:sz w:val="24"/>
                <w:szCs w:val="24"/>
              </w:rPr>
            </m:ctrlPr>
          </m:sSubPr>
          <m:e>
            <m:r>
              <m:rPr>
                <m:sty m:val="p"/>
              </m:rPr>
              <w:rPr>
                <w:rFonts w:ascii="Cambria Math" w:hAnsi="Cambria Math"/>
                <w:sz w:val="24"/>
                <w:szCs w:val="24"/>
              </w:rPr>
              <m:t>v</m:t>
            </m:r>
          </m:e>
          <m:sub>
            <m:r>
              <w:rPr>
                <w:rFonts w:ascii="Cambria Math" w:hAnsi="Cambria Math"/>
                <w:sz w:val="24"/>
                <w:szCs w:val="24"/>
              </w:rPr>
              <m:t>n</m:t>
            </m:r>
          </m:sub>
        </m:sSub>
      </m:oMath>
      <w:r w:rsidRPr="002464C5">
        <w:rPr>
          <w:rFonts w:hint="eastAsia"/>
          <w:sz w:val="24"/>
          <w:szCs w:val="24"/>
        </w:rPr>
        <w:t>。其全局嵌入，可以通过序列图中所有节点的表示聚合而成。</w:t>
      </w:r>
      <w:r>
        <w:rPr>
          <w:rFonts w:hint="eastAsia"/>
          <w:sz w:val="24"/>
          <w:szCs w:val="24"/>
        </w:rPr>
        <w:t>我们</w:t>
      </w:r>
      <w:r w:rsidRPr="002464C5">
        <w:rPr>
          <w:rFonts w:hint="eastAsia"/>
          <w:sz w:val="24"/>
          <w:szCs w:val="24"/>
        </w:rPr>
        <w:t>使用</w:t>
      </w:r>
      <w:r w:rsidRPr="002464C5">
        <w:rPr>
          <w:rFonts w:hint="eastAsia"/>
          <w:sz w:val="24"/>
          <w:szCs w:val="24"/>
        </w:rPr>
        <w:t>soft-attention</w:t>
      </w:r>
      <w:r w:rsidRPr="002464C5">
        <w:rPr>
          <w:rFonts w:hint="eastAsia"/>
          <w:sz w:val="24"/>
          <w:szCs w:val="24"/>
        </w:rPr>
        <w:t>机制获取全局嵌入</w:t>
      </w:r>
      <m:oMath>
        <m:sSub>
          <m:sSubPr>
            <m:ctrlPr>
              <w:rPr>
                <w:rFonts w:ascii="Cambria Math" w:hAnsi="Cambria Math"/>
                <w:sz w:val="24"/>
                <w:szCs w:val="24"/>
              </w:rPr>
            </m:ctrlPr>
          </m:sSubPr>
          <m:e>
            <m:r>
              <m:rPr>
                <m:sty m:val="p"/>
              </m:rPr>
              <w:rPr>
                <w:rFonts w:ascii="Cambria Math" w:hAnsi="Cambria Math" w:hint="eastAsia"/>
                <w:sz w:val="24"/>
                <w:szCs w:val="24"/>
              </w:rPr>
              <m:t>s</m:t>
            </m:r>
          </m:e>
          <m:sub>
            <m:r>
              <w:rPr>
                <w:rFonts w:ascii="Cambria Math" w:hAnsi="Cambria Math" w:hint="eastAsia"/>
                <w:sz w:val="24"/>
                <w:szCs w:val="24"/>
              </w:rPr>
              <m:t>g</m:t>
            </m:r>
          </m:sub>
        </m:sSub>
      </m:oMath>
      <w:r w:rsidRPr="002464C5">
        <w:rPr>
          <w:rFonts w:hint="eastAsia"/>
          <w:sz w:val="24"/>
          <w:szCs w:val="24"/>
        </w:rPr>
        <w:t>的表示</w:t>
      </w:r>
      <w:r w:rsidR="00883228">
        <w:rPr>
          <w:rFonts w:hint="eastAsia"/>
          <w:sz w:val="24"/>
          <w:szCs w:val="24"/>
        </w:rPr>
        <w:t>，然</w:t>
      </w:r>
      <w:r w:rsidRPr="002464C5">
        <w:rPr>
          <w:rFonts w:hint="eastAsia"/>
          <w:sz w:val="24"/>
          <w:szCs w:val="24"/>
        </w:rPr>
        <w:t>后，将局部嵌入</w:t>
      </w:r>
      <m:oMath>
        <m:sSub>
          <m:sSubPr>
            <m:ctrlPr>
              <w:rPr>
                <w:rFonts w:ascii="Cambria Math" w:hAnsi="Cambria Math"/>
                <w:sz w:val="24"/>
                <w:szCs w:val="24"/>
              </w:rPr>
            </m:ctrlPr>
          </m:sSubPr>
          <m:e>
            <m:r>
              <m:rPr>
                <m:sty m:val="p"/>
              </m:rPr>
              <w:rPr>
                <w:rFonts w:ascii="Cambria Math" w:hAnsi="Cambria Math" w:hint="eastAsia"/>
                <w:sz w:val="24"/>
                <w:szCs w:val="24"/>
              </w:rPr>
              <m:t>s</m:t>
            </m:r>
          </m:e>
          <m:sub>
            <m:r>
              <w:rPr>
                <w:rFonts w:ascii="Cambria Math" w:hAnsi="Cambria Math"/>
                <w:sz w:val="24"/>
                <w:szCs w:val="24"/>
              </w:rPr>
              <m:t>l</m:t>
            </m:r>
          </m:sub>
        </m:sSub>
      </m:oMath>
      <w:r w:rsidRPr="002464C5">
        <w:rPr>
          <w:rFonts w:hint="eastAsia"/>
          <w:sz w:val="24"/>
          <w:szCs w:val="24"/>
        </w:rPr>
        <w:t>与全局嵌入</w:t>
      </w:r>
      <m:oMath>
        <m:sSub>
          <m:sSubPr>
            <m:ctrlPr>
              <w:rPr>
                <w:rFonts w:ascii="Cambria Math" w:hAnsi="Cambria Math"/>
                <w:sz w:val="24"/>
                <w:szCs w:val="24"/>
              </w:rPr>
            </m:ctrlPr>
          </m:sSubPr>
          <m:e>
            <m:r>
              <m:rPr>
                <m:sty m:val="p"/>
              </m:rPr>
              <w:rPr>
                <w:rFonts w:ascii="Cambria Math" w:hAnsi="Cambria Math" w:hint="eastAsia"/>
                <w:sz w:val="24"/>
                <w:szCs w:val="24"/>
              </w:rPr>
              <m:t>s</m:t>
            </m:r>
          </m:e>
          <m:sub>
            <m:r>
              <w:rPr>
                <w:rFonts w:ascii="Cambria Math" w:hAnsi="Cambria Math" w:hint="eastAsia"/>
                <w:sz w:val="24"/>
                <w:szCs w:val="24"/>
              </w:rPr>
              <m:t>g</m:t>
            </m:r>
          </m:sub>
        </m:sSub>
      </m:oMath>
      <w:r w:rsidRPr="002464C5">
        <w:rPr>
          <w:rFonts w:hint="eastAsia"/>
          <w:sz w:val="24"/>
          <w:szCs w:val="24"/>
        </w:rPr>
        <w:t>的拼接通过线性转换获得</w:t>
      </w:r>
      <w:r>
        <w:rPr>
          <w:rFonts w:hint="eastAsia"/>
          <w:sz w:val="24"/>
          <w:szCs w:val="24"/>
        </w:rPr>
        <w:t>最终</w:t>
      </w:r>
      <w:r w:rsidRPr="002464C5">
        <w:rPr>
          <w:rFonts w:hint="eastAsia"/>
          <w:sz w:val="24"/>
          <w:szCs w:val="24"/>
        </w:rPr>
        <w:t>的序列</w:t>
      </w:r>
      <w:r>
        <w:rPr>
          <w:rFonts w:hint="eastAsia"/>
          <w:sz w:val="24"/>
          <w:szCs w:val="24"/>
        </w:rPr>
        <w:t>嵌入</w:t>
      </w:r>
      <w:r w:rsidRPr="002464C5">
        <w:rPr>
          <w:rFonts w:hint="eastAsia"/>
          <w:sz w:val="24"/>
          <w:szCs w:val="24"/>
        </w:rPr>
        <w:t>表示</w:t>
      </w:r>
      <w:r>
        <w:rPr>
          <w:rFonts w:hint="eastAsia"/>
          <w:sz w:val="24"/>
          <w:szCs w:val="24"/>
        </w:rPr>
        <w:t>。</w:t>
      </w:r>
    </w:p>
    <w:p w14:paraId="5A2AADD0" w14:textId="3F9BF5E4" w:rsidR="002464C5" w:rsidRPr="00883228" w:rsidRDefault="002464C5" w:rsidP="00D573C4">
      <w:pPr>
        <w:spacing w:line="360" w:lineRule="auto"/>
        <w:rPr>
          <w:rFonts w:eastAsia="黑体"/>
          <w:b/>
          <w:sz w:val="24"/>
          <w:szCs w:val="24"/>
        </w:rPr>
      </w:pPr>
      <w:r w:rsidRPr="00883228">
        <w:rPr>
          <w:rFonts w:eastAsia="黑体"/>
          <w:b/>
          <w:sz w:val="24"/>
          <w:szCs w:val="24"/>
        </w:rPr>
        <w:t xml:space="preserve">4.2.4 </w:t>
      </w:r>
      <w:r w:rsidRPr="00883228">
        <w:rPr>
          <w:rFonts w:eastAsia="黑体" w:hint="eastAsia"/>
          <w:b/>
          <w:sz w:val="24"/>
          <w:szCs w:val="24"/>
        </w:rPr>
        <w:t>模态的融合</w:t>
      </w:r>
    </w:p>
    <w:p w14:paraId="75D80128" w14:textId="357F0A44" w:rsidR="002464C5" w:rsidRPr="002464C5" w:rsidRDefault="002464C5" w:rsidP="002464C5">
      <w:pPr>
        <w:spacing w:line="360" w:lineRule="auto"/>
        <w:rPr>
          <w:sz w:val="24"/>
          <w:szCs w:val="24"/>
        </w:rPr>
      </w:pPr>
      <w:r>
        <w:rPr>
          <w:sz w:val="24"/>
          <w:szCs w:val="24"/>
        </w:rPr>
        <w:tab/>
      </w:r>
      <w:r w:rsidRPr="002464C5">
        <w:rPr>
          <w:rFonts w:hint="eastAsia"/>
          <w:sz w:val="24"/>
          <w:szCs w:val="24"/>
        </w:rPr>
        <w:t>分别在三个模态序列子图获得序列的最终表示</w:t>
      </w:r>
      <m:oMath>
        <m:sSub>
          <m:sSubPr>
            <m:ctrlPr>
              <w:rPr>
                <w:rFonts w:ascii="Cambria Math" w:hAnsi="Cambria Math"/>
                <w:sz w:val="24"/>
                <w:szCs w:val="24"/>
              </w:rPr>
            </m:ctrlPr>
          </m:sSubPr>
          <m:e>
            <m:r>
              <m:rPr>
                <m:sty m:val="p"/>
              </m:rPr>
              <w:rPr>
                <w:rFonts w:ascii="Cambria Math" w:hAnsi="Cambria Math" w:hint="eastAsia"/>
                <w:sz w:val="24"/>
                <w:szCs w:val="24"/>
              </w:rPr>
              <m:t>s</m:t>
            </m:r>
          </m:e>
          <m:sub>
            <m:r>
              <w:rPr>
                <w:rFonts w:ascii="Cambria Math" w:eastAsia="MS Gothic" w:hAnsi="Cambria Math" w:cs="MS Gothic"/>
                <w:sz w:val="24"/>
                <w:szCs w:val="24"/>
              </w:rPr>
              <m:t>h</m:t>
            </m:r>
            <m:r>
              <w:rPr>
                <w:rFonts w:ascii="Cambria Math" w:hAnsi="Cambria Math"/>
                <w:sz w:val="24"/>
                <w:szCs w:val="24"/>
              </w:rPr>
              <m:t>,1</m:t>
            </m:r>
          </m:sub>
        </m:sSub>
      </m:oMath>
      <w:r w:rsidRPr="002464C5">
        <w:rPr>
          <w:rFonts w:hint="eastAsia"/>
          <w:sz w:val="24"/>
          <w:szCs w:val="24"/>
        </w:rPr>
        <w:t>，</w:t>
      </w:r>
      <m:oMath>
        <m:sSub>
          <m:sSubPr>
            <m:ctrlPr>
              <w:rPr>
                <w:rFonts w:ascii="Cambria Math" w:hAnsi="Cambria Math"/>
                <w:sz w:val="24"/>
                <w:szCs w:val="24"/>
              </w:rPr>
            </m:ctrlPr>
          </m:sSubPr>
          <m:e>
            <m:r>
              <m:rPr>
                <m:sty m:val="p"/>
              </m:rPr>
              <w:rPr>
                <w:rFonts w:ascii="Cambria Math" w:hAnsi="Cambria Math" w:hint="eastAsia"/>
                <w:sz w:val="24"/>
                <w:szCs w:val="24"/>
              </w:rPr>
              <m:t>s</m:t>
            </m:r>
          </m:e>
          <m:sub>
            <m:r>
              <w:rPr>
                <w:rFonts w:ascii="Cambria Math" w:eastAsia="MS Gothic" w:hAnsi="Cambria Math" w:cs="MS Gothic"/>
                <w:sz w:val="24"/>
                <w:szCs w:val="24"/>
              </w:rPr>
              <m:t>h</m:t>
            </m:r>
            <m:r>
              <w:rPr>
                <w:rFonts w:ascii="Cambria Math" w:hAnsi="Cambria Math"/>
                <w:sz w:val="24"/>
                <w:szCs w:val="24"/>
              </w:rPr>
              <m:t>,2</m:t>
            </m:r>
          </m:sub>
        </m:sSub>
      </m:oMath>
      <w:r w:rsidRPr="002464C5">
        <w:rPr>
          <w:rFonts w:hint="eastAsia"/>
          <w:sz w:val="24"/>
          <w:szCs w:val="24"/>
        </w:rPr>
        <w:t>和</w:t>
      </w:r>
      <m:oMath>
        <m:sSub>
          <m:sSubPr>
            <m:ctrlPr>
              <w:rPr>
                <w:rFonts w:ascii="Cambria Math" w:hAnsi="Cambria Math"/>
                <w:sz w:val="24"/>
                <w:szCs w:val="24"/>
              </w:rPr>
            </m:ctrlPr>
          </m:sSubPr>
          <m:e>
            <m:r>
              <m:rPr>
                <m:sty m:val="p"/>
              </m:rPr>
              <w:rPr>
                <w:rFonts w:ascii="Cambria Math" w:hAnsi="Cambria Math" w:hint="eastAsia"/>
                <w:sz w:val="24"/>
                <w:szCs w:val="24"/>
              </w:rPr>
              <m:t>s</m:t>
            </m:r>
          </m:e>
          <m:sub>
            <m:r>
              <w:rPr>
                <w:rFonts w:ascii="Cambria Math" w:eastAsia="MS Gothic" w:hAnsi="Cambria Math" w:cs="MS Gothic"/>
                <w:sz w:val="24"/>
                <w:szCs w:val="24"/>
              </w:rPr>
              <m:t>h</m:t>
            </m:r>
            <m:r>
              <w:rPr>
                <w:rFonts w:ascii="Cambria Math" w:hAnsi="Cambria Math"/>
                <w:sz w:val="24"/>
                <w:szCs w:val="24"/>
              </w:rPr>
              <m:t>,3</m:t>
            </m:r>
          </m:sub>
        </m:sSub>
      </m:oMath>
      <w:r w:rsidRPr="002464C5">
        <w:rPr>
          <w:rFonts w:hint="eastAsia"/>
          <w:sz w:val="24"/>
          <w:szCs w:val="24"/>
        </w:rPr>
        <w:t>之后，我们探索</w:t>
      </w:r>
      <w:r w:rsidRPr="002464C5">
        <w:rPr>
          <w:rFonts w:hint="eastAsia"/>
          <w:sz w:val="24"/>
          <w:szCs w:val="24"/>
        </w:rPr>
        <w:lastRenderedPageBreak/>
        <w:t>使用两种不同的方法进行模态融合对最后推荐的性能的影响：</w:t>
      </w:r>
    </w:p>
    <w:p w14:paraId="5D34F6FB" w14:textId="6756E4C9" w:rsidR="002464C5" w:rsidRDefault="00883228" w:rsidP="002464C5">
      <w:pPr>
        <w:pStyle w:val="af1"/>
        <w:numPr>
          <w:ilvl w:val="0"/>
          <w:numId w:val="7"/>
        </w:numPr>
        <w:spacing w:line="360" w:lineRule="auto"/>
        <w:ind w:firstLineChars="0"/>
        <w:rPr>
          <w:sz w:val="24"/>
          <w:szCs w:val="24"/>
        </w:rPr>
      </w:pPr>
      <w:r>
        <w:rPr>
          <w:rFonts w:hint="eastAsia"/>
          <w:sz w:val="24"/>
          <w:szCs w:val="24"/>
        </w:rPr>
        <w:t>对不同模态的序列嵌入与节点嵌入进行</w:t>
      </w:r>
      <w:r w:rsidR="002464C5" w:rsidRPr="002464C5">
        <w:rPr>
          <w:rFonts w:hint="eastAsia"/>
          <w:sz w:val="24"/>
          <w:szCs w:val="24"/>
        </w:rPr>
        <w:t>串联拼接：使用非线性变换，将三个表征拼接起来</w:t>
      </w:r>
      <w:r>
        <w:rPr>
          <w:rFonts w:hint="eastAsia"/>
          <w:sz w:val="24"/>
          <w:szCs w:val="24"/>
        </w:rPr>
        <w:t>，对应的，对三个模态的每个节点执行同样的操作拼接得到每个节点三个模态的融合表示。</w:t>
      </w:r>
    </w:p>
    <w:p w14:paraId="4F188411" w14:textId="77346E80" w:rsidR="002464C5" w:rsidRPr="00883228" w:rsidRDefault="007F112E" w:rsidP="002464C5">
      <w:pPr>
        <w:pStyle w:val="af1"/>
        <w:spacing w:line="360" w:lineRule="auto"/>
        <w:ind w:left="780" w:firstLineChars="0" w:firstLine="0"/>
        <w:rPr>
          <w:sz w:val="24"/>
          <w:szCs w:val="24"/>
        </w:rPr>
      </w:pPr>
      <m:oMathPara>
        <m:oMath>
          <m:eqArr>
            <m:eqArrPr>
              <m:maxDist m:val="1"/>
              <m:ctrlPr>
                <w:rPr>
                  <w:rFonts w:ascii="Cambria Math" w:hAnsi="Cambria Math"/>
                  <w:i/>
                  <w:sz w:val="24"/>
                  <w:szCs w:val="24"/>
                </w:rPr>
              </m:ctrlPr>
            </m:eqArrPr>
            <m:e>
              <m:sSub>
                <m:sSubPr>
                  <m:ctrlPr>
                    <w:rPr>
                      <w:rFonts w:ascii="Cambria Math" w:hAnsi="Cambria Math"/>
                      <w:sz w:val="24"/>
                      <w:szCs w:val="24"/>
                    </w:rPr>
                  </m:ctrlPr>
                </m:sSubPr>
                <m:e>
                  <m:r>
                    <m:rPr>
                      <m:sty m:val="p"/>
                    </m:rPr>
                    <w:rPr>
                      <w:rFonts w:ascii="Cambria Math" w:hAnsi="Cambria Math" w:hint="eastAsia"/>
                      <w:sz w:val="24"/>
                      <w:szCs w:val="24"/>
                    </w:rPr>
                    <m:t>s</m:t>
                  </m:r>
                </m:e>
                <m:sub>
                  <m:r>
                    <w:rPr>
                      <w:rFonts w:ascii="Cambria Math" w:eastAsia="MS Gothic" w:hAnsi="Cambria Math" w:cs="MS Gothic"/>
                      <w:sz w:val="24"/>
                      <w:szCs w:val="24"/>
                    </w:rPr>
                    <m:t>h</m:t>
                  </m:r>
                </m:sub>
              </m:sSub>
              <m:r>
                <w:rPr>
                  <w:rFonts w:ascii="Cambria Math" w:hAnsi="Cambria Math"/>
                  <w:sz w:val="24"/>
                  <w:szCs w:val="24"/>
                </w:rPr>
                <m:t>=L</m:t>
              </m:r>
              <m:r>
                <w:rPr>
                  <w:rFonts w:ascii="Cambria Math" w:hAnsi="Cambria Math" w:hint="eastAsia"/>
                  <w:sz w:val="24"/>
                  <w:szCs w:val="24"/>
                </w:rPr>
                <m:t>eaky</m:t>
              </m:r>
              <m:r>
                <w:rPr>
                  <w:rFonts w:ascii="Cambria Math" w:hAnsi="Cambria Math"/>
                  <w:sz w:val="24"/>
                  <w:szCs w:val="24"/>
                </w:rPr>
                <m:t>R</m:t>
              </m:r>
              <m:r>
                <w:rPr>
                  <w:rFonts w:ascii="Cambria Math" w:hAnsi="Cambria Math" w:hint="eastAsia"/>
                  <w:sz w:val="24"/>
                  <w:szCs w:val="24"/>
                </w:rPr>
                <m:t>eLu</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4</m:t>
                      </m:r>
                    </m:sub>
                  </m:sSub>
                  <m:d>
                    <m:dPr>
                      <m:ctrlPr>
                        <w:rPr>
                          <w:rFonts w:ascii="Cambria Math" w:hAnsi="Cambria Math"/>
                          <w:i/>
                          <w:sz w:val="24"/>
                          <w:szCs w:val="24"/>
                        </w:rPr>
                      </m:ctrlPr>
                    </m:dPr>
                    <m:e>
                      <m:sSub>
                        <m:sSubPr>
                          <m:ctrlPr>
                            <w:rPr>
                              <w:rFonts w:ascii="Cambria Math" w:hAnsi="Cambria Math"/>
                              <w:sz w:val="24"/>
                              <w:szCs w:val="24"/>
                            </w:rPr>
                          </m:ctrlPr>
                        </m:sSubPr>
                        <m:e>
                          <m:r>
                            <m:rPr>
                              <m:sty m:val="p"/>
                            </m:rPr>
                            <w:rPr>
                              <w:rFonts w:ascii="Cambria Math" w:hAnsi="Cambria Math" w:hint="eastAsia"/>
                              <w:sz w:val="24"/>
                              <w:szCs w:val="24"/>
                            </w:rPr>
                            <m:t>s</m:t>
                          </m:r>
                        </m:e>
                        <m:sub>
                          <m:r>
                            <w:rPr>
                              <w:rFonts w:ascii="Cambria Math" w:eastAsia="MS Gothic" w:hAnsi="Cambria Math" w:cs="MS Gothic"/>
                              <w:sz w:val="24"/>
                              <w:szCs w:val="24"/>
                            </w:rPr>
                            <m:t>h</m:t>
                          </m:r>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hint="eastAsia"/>
                              <w:sz w:val="24"/>
                              <w:szCs w:val="24"/>
                            </w:rPr>
                            <m:t>s</m:t>
                          </m:r>
                        </m:e>
                        <m:sub>
                          <m:r>
                            <w:rPr>
                              <w:rFonts w:ascii="Cambria Math" w:eastAsia="MS Gothic" w:hAnsi="Cambria Math" w:cs="MS Gothic"/>
                              <w:sz w:val="24"/>
                              <w:szCs w:val="24"/>
                            </w:rPr>
                            <m:t>h</m:t>
                          </m:r>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hint="eastAsia"/>
                              <w:sz w:val="24"/>
                              <w:szCs w:val="24"/>
                            </w:rPr>
                            <m:t>s</m:t>
                          </m:r>
                        </m:e>
                        <m:sub>
                          <m:r>
                            <w:rPr>
                              <w:rFonts w:ascii="Cambria Math" w:eastAsia="MS Gothic" w:hAnsi="Cambria Math" w:cs="MS Gothic"/>
                              <w:sz w:val="24"/>
                              <w:szCs w:val="24"/>
                            </w:rPr>
                            <m:t>h</m:t>
                          </m:r>
                          <m:r>
                            <w:rPr>
                              <w:rFonts w:ascii="Cambria Math" w:hAnsi="Cambria Math"/>
                              <w:sz w:val="24"/>
                              <w:szCs w:val="24"/>
                            </w:rPr>
                            <m:t>,3</m:t>
                          </m:r>
                        </m:sub>
                      </m:sSub>
                    </m:e>
                  </m:d>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6</m:t>
                  </m:r>
                </m:e>
              </m:d>
            </m:e>
          </m:eqArr>
        </m:oMath>
      </m:oMathPara>
    </w:p>
    <w:p w14:paraId="17E56B13" w14:textId="29B5427F" w:rsidR="00883228" w:rsidRPr="00883228" w:rsidRDefault="007F112E" w:rsidP="00883228">
      <w:pPr>
        <w:pStyle w:val="af1"/>
        <w:spacing w:line="360" w:lineRule="auto"/>
        <w:ind w:left="780" w:firstLineChars="0" w:firstLine="0"/>
        <w:rPr>
          <w:sz w:val="24"/>
          <w:szCs w:val="24"/>
        </w:rPr>
      </w:pPr>
      <m:oMathPara>
        <m:oMath>
          <m:eqArr>
            <m:eqArrPr>
              <m:maxDist m:val="1"/>
              <m:ctrlPr>
                <w:rPr>
                  <w:rFonts w:ascii="Cambria Math" w:hAnsi="Cambria Math"/>
                  <w:i/>
                  <w:sz w:val="24"/>
                  <w:szCs w:val="24"/>
                </w:rPr>
              </m:ctrlPr>
            </m:eqArrPr>
            <m:e>
              <m:sSub>
                <m:sSubPr>
                  <m:ctrlPr>
                    <w:rPr>
                      <w:rFonts w:ascii="Cambria Math" w:hAnsi="Cambria Math"/>
                      <w:sz w:val="24"/>
                      <w:szCs w:val="24"/>
                    </w:rPr>
                  </m:ctrlPr>
                </m:sSubPr>
                <m:e>
                  <m:r>
                    <m:rPr>
                      <m:sty m:val="p"/>
                    </m:rPr>
                    <w:rPr>
                      <w:rFonts w:ascii="Cambria Math" w:hAnsi="Cambria Math"/>
                      <w:sz w:val="24"/>
                      <w:szCs w:val="24"/>
                    </w:rPr>
                    <m:t>v</m:t>
                  </m:r>
                </m:e>
                <m:sub>
                  <m:r>
                    <w:rPr>
                      <w:rFonts w:ascii="Cambria Math" w:eastAsiaTheme="minorEastAsia" w:hAnsi="Cambria Math" w:cs="MS Gothic" w:hint="eastAsia"/>
                      <w:sz w:val="24"/>
                      <w:szCs w:val="24"/>
                    </w:rPr>
                    <m:t>i</m:t>
                  </m:r>
                </m:sub>
              </m:sSub>
              <m:r>
                <w:rPr>
                  <w:rFonts w:ascii="Cambria Math" w:hAnsi="Cambria Math"/>
                  <w:sz w:val="24"/>
                  <w:szCs w:val="24"/>
                </w:rPr>
                <m:t>=L</m:t>
              </m:r>
              <m:r>
                <w:rPr>
                  <w:rFonts w:ascii="Cambria Math" w:hAnsi="Cambria Math" w:hint="eastAsia"/>
                  <w:sz w:val="24"/>
                  <w:szCs w:val="24"/>
                </w:rPr>
                <m:t>eaky</m:t>
              </m:r>
              <m:r>
                <w:rPr>
                  <w:rFonts w:ascii="Cambria Math" w:hAnsi="Cambria Math"/>
                  <w:sz w:val="24"/>
                  <w:szCs w:val="24"/>
                </w:rPr>
                <m:t>R</m:t>
              </m:r>
              <m:r>
                <w:rPr>
                  <w:rFonts w:ascii="Cambria Math" w:hAnsi="Cambria Math" w:hint="eastAsia"/>
                  <w:sz w:val="24"/>
                  <w:szCs w:val="24"/>
                </w:rPr>
                <m:t>eLu</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5</m:t>
                      </m:r>
                    </m:sub>
                  </m:sSub>
                  <m:d>
                    <m:dPr>
                      <m:ctrlPr>
                        <w:rPr>
                          <w:rFonts w:ascii="Cambria Math" w:hAnsi="Cambria Math"/>
                          <w:i/>
                          <w:sz w:val="24"/>
                          <w:szCs w:val="24"/>
                        </w:rPr>
                      </m:ctrlPr>
                    </m:dPr>
                    <m:e>
                      <m:sSub>
                        <m:sSubPr>
                          <m:ctrlPr>
                            <w:rPr>
                              <w:rFonts w:ascii="Cambria Math" w:hAnsi="Cambria Math"/>
                              <w:sz w:val="24"/>
                              <w:szCs w:val="24"/>
                            </w:rPr>
                          </m:ctrlPr>
                        </m:sSubPr>
                        <m:e>
                          <m:r>
                            <m:rPr>
                              <m:sty m:val="p"/>
                            </m:rPr>
                            <w:rPr>
                              <w:rFonts w:ascii="Cambria Math" w:hAnsi="Cambria Math"/>
                              <w:sz w:val="24"/>
                              <w:szCs w:val="24"/>
                            </w:rPr>
                            <m:t>v</m:t>
                          </m:r>
                        </m:e>
                        <m:sub>
                          <m:r>
                            <w:rPr>
                              <w:rFonts w:ascii="Cambria Math" w:eastAsia="MS Gothic" w:hAnsi="Cambria Math" w:cs="MS Gothic"/>
                              <w:sz w:val="24"/>
                              <w:szCs w:val="24"/>
                            </w:rPr>
                            <m:t>i</m:t>
                          </m:r>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v</m:t>
                          </m:r>
                        </m:e>
                        <m:sub>
                          <m:r>
                            <w:rPr>
                              <w:rFonts w:ascii="Cambria Math" w:eastAsia="MS Gothic" w:hAnsi="Cambria Math" w:cs="MS Gothic"/>
                              <w:sz w:val="24"/>
                              <w:szCs w:val="24"/>
                            </w:rPr>
                            <m:t>i</m:t>
                          </m:r>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v</m:t>
                          </m:r>
                        </m:e>
                        <m:sub>
                          <m:r>
                            <w:rPr>
                              <w:rFonts w:ascii="Cambria Math" w:eastAsia="MS Gothic" w:hAnsi="Cambria Math" w:cs="MS Gothic"/>
                              <w:sz w:val="24"/>
                              <w:szCs w:val="24"/>
                            </w:rPr>
                            <m:t>i</m:t>
                          </m:r>
                          <m:r>
                            <w:rPr>
                              <w:rFonts w:ascii="Cambria Math" w:hAnsi="Cambria Math"/>
                              <w:sz w:val="24"/>
                              <w:szCs w:val="24"/>
                            </w:rPr>
                            <m:t>,3</m:t>
                          </m:r>
                        </m:sub>
                      </m:sSub>
                    </m:e>
                  </m:d>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7</m:t>
                  </m:r>
                </m:e>
              </m:d>
            </m:e>
          </m:eqArr>
        </m:oMath>
      </m:oMathPara>
    </w:p>
    <w:p w14:paraId="448AC525" w14:textId="54DC509B" w:rsidR="00523F16" w:rsidRPr="007B0D07" w:rsidRDefault="003846D7" w:rsidP="002464C5">
      <w:pPr>
        <w:pStyle w:val="af1"/>
        <w:numPr>
          <w:ilvl w:val="0"/>
          <w:numId w:val="7"/>
        </w:numPr>
        <w:spacing w:line="360" w:lineRule="auto"/>
        <w:ind w:firstLineChars="0" w:firstLine="0"/>
        <w:rPr>
          <w:sz w:val="24"/>
          <w:szCs w:val="24"/>
        </w:rPr>
      </w:pPr>
      <w:r w:rsidRPr="003846D7">
        <w:rPr>
          <w:rFonts w:hint="eastAsia"/>
          <w:sz w:val="24"/>
          <w:szCs w:val="24"/>
        </w:rPr>
        <w:t>对不同模态得序列嵌入与节点嵌入进行线性变换。</w:t>
      </w:r>
      <w:r>
        <w:rPr>
          <w:rFonts w:hint="eastAsia"/>
          <w:sz w:val="24"/>
          <w:szCs w:val="24"/>
        </w:rPr>
        <w:t>下面展示了三个模态的序列嵌入线性变换实现模态融合的公式。序列嵌入同理。</w:t>
      </w:r>
      <m:oMath>
        <m:r>
          <m:rPr>
            <m:sty m:val="p"/>
          </m:rPr>
          <w:rPr>
            <w:rFonts w:ascii="Cambria Math" w:hAnsi="Cambria Math"/>
            <w:sz w:val="24"/>
            <w:szCs w:val="24"/>
          </w:rPr>
          <w:br/>
        </m:r>
      </m:oMath>
      <m:oMathPara>
        <m:oMath>
          <m:eqArr>
            <m:eqArrPr>
              <m:maxDist m:val="1"/>
              <m:ctrlPr>
                <w:rPr>
                  <w:rFonts w:ascii="Cambria Math" w:hAnsi="Cambria Math"/>
                  <w:i/>
                  <w:sz w:val="24"/>
                  <w:szCs w:val="24"/>
                </w:rPr>
              </m:ctrlPr>
            </m:eqArrPr>
            <m:e>
              <m:sSub>
                <m:sSubPr>
                  <m:ctrlPr>
                    <w:rPr>
                      <w:rFonts w:ascii="Cambria Math" w:hAnsi="Cambria Math"/>
                      <w:sz w:val="24"/>
                      <w:szCs w:val="24"/>
                    </w:rPr>
                  </m:ctrlPr>
                </m:sSubPr>
                <m:e>
                  <m:r>
                    <m:rPr>
                      <m:sty m:val="p"/>
                    </m:rPr>
                    <w:rPr>
                      <w:rFonts w:ascii="Cambria Math" w:hAnsi="Cambria Math" w:hint="eastAsia"/>
                      <w:sz w:val="24"/>
                      <w:szCs w:val="24"/>
                    </w:rPr>
                    <m:t>s</m:t>
                  </m:r>
                </m:e>
                <m:sub>
                  <m:r>
                    <w:rPr>
                      <w:rFonts w:ascii="Cambria Math" w:eastAsia="MS Gothic" w:hAnsi="Cambria Math" w:cs="MS Gothic"/>
                      <w:sz w:val="24"/>
                      <w:szCs w:val="24"/>
                    </w:rPr>
                    <m:t>h</m:t>
                  </m:r>
                </m:sub>
              </m:sSub>
              <m:r>
                <w:rPr>
                  <w:rFonts w:ascii="Cambria Math" w:hAnsi="Cambria Math"/>
                  <w:sz w:val="24"/>
                  <w:szCs w:val="24"/>
                </w:rPr>
                <m:t>=L</m:t>
              </m:r>
              <m:r>
                <w:rPr>
                  <w:rFonts w:ascii="Cambria Math" w:hAnsi="Cambria Math" w:hint="eastAsia"/>
                  <w:sz w:val="24"/>
                  <w:szCs w:val="24"/>
                </w:rPr>
                <m:t>eaky</m:t>
              </m:r>
              <m:r>
                <w:rPr>
                  <w:rFonts w:ascii="Cambria Math" w:hAnsi="Cambria Math"/>
                  <w:sz w:val="24"/>
                  <w:szCs w:val="24"/>
                </w:rPr>
                <m:t>R</m:t>
              </m:r>
              <m:r>
                <w:rPr>
                  <w:rFonts w:ascii="Cambria Math" w:hAnsi="Cambria Math" w:hint="eastAsia"/>
                  <w:sz w:val="24"/>
                  <w:szCs w:val="24"/>
                </w:rPr>
                <m:t>eLu</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6</m:t>
                      </m:r>
                    </m:sub>
                  </m:sSub>
                  <m:sSub>
                    <m:sSubPr>
                      <m:ctrlPr>
                        <w:rPr>
                          <w:rFonts w:ascii="Cambria Math" w:hAnsi="Cambria Math"/>
                          <w:sz w:val="24"/>
                          <w:szCs w:val="24"/>
                        </w:rPr>
                      </m:ctrlPr>
                    </m:sSubPr>
                    <m:e>
                      <m:r>
                        <m:rPr>
                          <m:sty m:val="p"/>
                        </m:rPr>
                        <w:rPr>
                          <w:rFonts w:ascii="Cambria Math" w:hAnsi="Cambria Math" w:hint="eastAsia"/>
                          <w:sz w:val="24"/>
                          <w:szCs w:val="24"/>
                        </w:rPr>
                        <m:t>s</m:t>
                      </m:r>
                    </m:e>
                    <m:sub>
                      <m:r>
                        <w:rPr>
                          <w:rFonts w:ascii="Cambria Math" w:eastAsia="MS Gothic" w:hAnsi="Cambria Math" w:cs="MS Gothic"/>
                          <w:sz w:val="24"/>
                          <w:szCs w:val="24"/>
                        </w:rPr>
                        <m:t>h</m:t>
                      </m:r>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7</m:t>
                      </m:r>
                    </m:sub>
                  </m:sSub>
                  <m:sSub>
                    <m:sSubPr>
                      <m:ctrlPr>
                        <w:rPr>
                          <w:rFonts w:ascii="Cambria Math" w:hAnsi="Cambria Math"/>
                          <w:sz w:val="24"/>
                          <w:szCs w:val="24"/>
                        </w:rPr>
                      </m:ctrlPr>
                    </m:sSubPr>
                    <m:e>
                      <m:r>
                        <m:rPr>
                          <m:sty m:val="p"/>
                        </m:rPr>
                        <w:rPr>
                          <w:rFonts w:ascii="Cambria Math" w:hAnsi="Cambria Math" w:hint="eastAsia"/>
                          <w:sz w:val="24"/>
                          <w:szCs w:val="24"/>
                        </w:rPr>
                        <m:t>s</m:t>
                      </m:r>
                    </m:e>
                    <m:sub>
                      <m:r>
                        <w:rPr>
                          <w:rFonts w:ascii="Cambria Math" w:eastAsia="MS Gothic" w:hAnsi="Cambria Math" w:cs="MS Gothic"/>
                          <w:sz w:val="24"/>
                          <w:szCs w:val="24"/>
                        </w:rPr>
                        <m:t>h</m:t>
                      </m:r>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8</m:t>
                      </m:r>
                    </m:sub>
                  </m:sSub>
                  <m:sSub>
                    <m:sSubPr>
                      <m:ctrlPr>
                        <w:rPr>
                          <w:rFonts w:ascii="Cambria Math" w:hAnsi="Cambria Math"/>
                          <w:sz w:val="24"/>
                          <w:szCs w:val="24"/>
                        </w:rPr>
                      </m:ctrlPr>
                    </m:sSubPr>
                    <m:e>
                      <m:r>
                        <m:rPr>
                          <m:sty m:val="p"/>
                        </m:rPr>
                        <w:rPr>
                          <w:rFonts w:ascii="Cambria Math" w:hAnsi="Cambria Math" w:hint="eastAsia"/>
                          <w:sz w:val="24"/>
                          <w:szCs w:val="24"/>
                        </w:rPr>
                        <m:t>s</m:t>
                      </m:r>
                    </m:e>
                    <m:sub>
                      <m:r>
                        <w:rPr>
                          <w:rFonts w:ascii="Cambria Math" w:eastAsia="MS Gothic" w:hAnsi="Cambria Math" w:cs="MS Gothic"/>
                          <w:sz w:val="24"/>
                          <w:szCs w:val="24"/>
                        </w:rPr>
                        <m:t>h</m:t>
                      </m:r>
                      <m:r>
                        <w:rPr>
                          <w:rFonts w:ascii="Cambria Math" w:hAnsi="Cambria Math"/>
                          <w:sz w:val="24"/>
                          <w:szCs w:val="24"/>
                        </w:rPr>
                        <m:t>,3</m:t>
                      </m:r>
                    </m:sub>
                  </m:sSub>
                  <m:r>
                    <w:rPr>
                      <w:rFonts w:ascii="Cambria Math" w:hAnsi="Cambria Math"/>
                      <w:sz w:val="24"/>
                      <w:szCs w:val="24"/>
                    </w:rPr>
                    <m:t>+</m:t>
                  </m:r>
                  <m:r>
                    <w:rPr>
                      <w:rFonts w:ascii="Cambria Math" w:hAnsi="Cambria Math" w:hint="eastAsia"/>
                      <w:sz w:val="24"/>
                      <w:szCs w:val="24"/>
                    </w:rPr>
                    <m:t>b</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8</m:t>
                  </m:r>
                </m:e>
              </m:d>
            </m:e>
          </m:eqArr>
        </m:oMath>
      </m:oMathPara>
    </w:p>
    <w:p w14:paraId="5FB5A18B" w14:textId="1F333622" w:rsidR="002464C5" w:rsidRPr="00523F16" w:rsidRDefault="002464C5" w:rsidP="002464C5">
      <w:pPr>
        <w:spacing w:line="360" w:lineRule="auto"/>
        <w:rPr>
          <w:rFonts w:eastAsia="黑体"/>
          <w:b/>
          <w:sz w:val="24"/>
          <w:szCs w:val="24"/>
        </w:rPr>
      </w:pPr>
      <w:r w:rsidRPr="00523F16">
        <w:rPr>
          <w:rFonts w:eastAsia="黑体" w:hint="eastAsia"/>
          <w:b/>
          <w:sz w:val="24"/>
          <w:szCs w:val="24"/>
        </w:rPr>
        <w:t>4</w:t>
      </w:r>
      <w:r w:rsidRPr="00523F16">
        <w:rPr>
          <w:rFonts w:eastAsia="黑体"/>
          <w:b/>
          <w:sz w:val="24"/>
          <w:szCs w:val="24"/>
        </w:rPr>
        <w:t xml:space="preserve">.2.5 </w:t>
      </w:r>
      <w:r w:rsidRPr="00523F16">
        <w:rPr>
          <w:rFonts w:eastAsia="黑体" w:hint="eastAsia"/>
          <w:b/>
          <w:sz w:val="24"/>
          <w:szCs w:val="24"/>
        </w:rPr>
        <w:t>预测推荐</w:t>
      </w:r>
    </w:p>
    <w:p w14:paraId="6674C4A2" w14:textId="52B9743D" w:rsidR="00D573C4" w:rsidRDefault="00A95CE6" w:rsidP="003846D7">
      <w:pPr>
        <w:spacing w:line="360" w:lineRule="auto"/>
        <w:ind w:firstLine="420"/>
        <w:rPr>
          <w:sz w:val="24"/>
          <w:szCs w:val="24"/>
        </w:rPr>
      </w:pPr>
      <w:r>
        <w:rPr>
          <w:rFonts w:hint="eastAsia"/>
          <w:sz w:val="24"/>
          <w:szCs w:val="24"/>
        </w:rPr>
        <w:t>将最后的</w:t>
      </w:r>
      <w:r w:rsidR="00065E25">
        <w:rPr>
          <w:rFonts w:hint="eastAsia"/>
          <w:sz w:val="24"/>
          <w:szCs w:val="24"/>
        </w:rPr>
        <w:t>多模态</w:t>
      </w:r>
      <w:r>
        <w:rPr>
          <w:rFonts w:hint="eastAsia"/>
          <w:sz w:val="24"/>
          <w:szCs w:val="24"/>
        </w:rPr>
        <w:t>序列融合</w:t>
      </w:r>
      <w:r w:rsidR="002464C5">
        <w:rPr>
          <w:rFonts w:hint="eastAsia"/>
          <w:sz w:val="24"/>
          <w:szCs w:val="24"/>
        </w:rPr>
        <w:t>表示</w:t>
      </w:r>
      <m:oMath>
        <m:sSub>
          <m:sSubPr>
            <m:ctrlPr>
              <w:rPr>
                <w:rFonts w:ascii="Cambria Math" w:hAnsi="Cambria Math"/>
                <w:sz w:val="24"/>
                <w:szCs w:val="24"/>
              </w:rPr>
            </m:ctrlPr>
          </m:sSubPr>
          <m:e>
            <m:r>
              <m:rPr>
                <m:sty m:val="p"/>
              </m:rPr>
              <w:rPr>
                <w:rFonts w:ascii="Cambria Math" w:hAnsi="Cambria Math" w:hint="eastAsia"/>
                <w:sz w:val="24"/>
                <w:szCs w:val="24"/>
              </w:rPr>
              <m:t>s</m:t>
            </m:r>
          </m:e>
          <m:sub>
            <m:r>
              <w:rPr>
                <w:rFonts w:ascii="Cambria Math" w:eastAsia="MS Gothic" w:hAnsi="Cambria Math" w:cs="MS Gothic"/>
                <w:sz w:val="24"/>
                <w:szCs w:val="24"/>
              </w:rPr>
              <m:t>h</m:t>
            </m:r>
          </m:sub>
        </m:sSub>
      </m:oMath>
      <w:r>
        <w:rPr>
          <w:rFonts w:hint="eastAsia"/>
          <w:sz w:val="24"/>
          <w:szCs w:val="24"/>
        </w:rPr>
        <w:t>与每一个候选的</w:t>
      </w:r>
      <w:r>
        <w:rPr>
          <w:rFonts w:hint="eastAsia"/>
          <w:sz w:val="24"/>
          <w:szCs w:val="24"/>
        </w:rPr>
        <w:t>item</w:t>
      </w:r>
      <w:r>
        <w:rPr>
          <w:rFonts w:hint="eastAsia"/>
          <w:sz w:val="24"/>
          <w:szCs w:val="24"/>
        </w:rPr>
        <w:t>的</w:t>
      </w:r>
      <w:r w:rsidR="00065E25">
        <w:rPr>
          <w:rFonts w:hint="eastAsia"/>
          <w:sz w:val="24"/>
          <w:szCs w:val="24"/>
        </w:rPr>
        <w:t>多</w:t>
      </w:r>
      <w:r>
        <w:rPr>
          <w:rFonts w:hint="eastAsia"/>
          <w:sz w:val="24"/>
          <w:szCs w:val="24"/>
        </w:rPr>
        <w:t>模态融合表示</w:t>
      </w:r>
      <m:oMath>
        <m:sSub>
          <m:sSubPr>
            <m:ctrlPr>
              <w:rPr>
                <w:rFonts w:ascii="Cambria Math" w:hAnsi="Cambria Math"/>
                <w:sz w:val="24"/>
                <w:szCs w:val="24"/>
              </w:rPr>
            </m:ctrlPr>
          </m:sSubPr>
          <m:e>
            <m:r>
              <m:rPr>
                <m:sty m:val="p"/>
              </m:rPr>
              <w:rPr>
                <w:rFonts w:ascii="Cambria Math" w:hAnsi="Cambria Math"/>
                <w:sz w:val="24"/>
                <w:szCs w:val="24"/>
              </w:rPr>
              <m:t>v</m:t>
            </m:r>
          </m:e>
          <m:sub>
            <m:r>
              <w:rPr>
                <w:rFonts w:ascii="Cambria Math" w:eastAsiaTheme="minorEastAsia" w:hAnsi="Cambria Math" w:cs="MS Gothic" w:hint="eastAsia"/>
                <w:sz w:val="24"/>
                <w:szCs w:val="24"/>
              </w:rPr>
              <m:t>i</m:t>
            </m:r>
          </m:sub>
        </m:sSub>
      </m:oMath>
      <w:r w:rsidR="0054284C">
        <w:rPr>
          <w:rFonts w:hint="eastAsia"/>
          <w:sz w:val="24"/>
          <w:szCs w:val="24"/>
        </w:rPr>
        <w:t>，通过计算得到其得分函数</w:t>
      </w:r>
      <m:oMath>
        <m:acc>
          <m:accPr>
            <m:ctrlPr>
              <w:rPr>
                <w:rFonts w:ascii="Cambria Math" w:hAnsi="Cambria Math"/>
                <w:sz w:val="24"/>
                <w:szCs w:val="24"/>
              </w:rPr>
            </m:ctrlPr>
          </m:accPr>
          <m:e>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i</m:t>
                </m:r>
              </m:sub>
            </m:sSub>
          </m:e>
        </m:acc>
      </m:oMath>
      <w:r w:rsidR="0054284C">
        <w:rPr>
          <w:rFonts w:hint="eastAsia"/>
          <w:sz w:val="24"/>
          <w:szCs w:val="24"/>
        </w:rPr>
        <w:t>，然后对所有</w:t>
      </w:r>
      <w:r w:rsidR="0054284C">
        <w:rPr>
          <w:rFonts w:hint="eastAsia"/>
          <w:sz w:val="24"/>
          <w:szCs w:val="24"/>
        </w:rPr>
        <w:t>item</w:t>
      </w:r>
      <w:r w:rsidR="0054284C">
        <w:rPr>
          <w:rFonts w:hint="eastAsia"/>
          <w:sz w:val="24"/>
          <w:szCs w:val="24"/>
        </w:rPr>
        <w:t>的得分函数进行拼接得到最后的得分矩阵</w:t>
      </w:r>
      <m:oMath>
        <m:acc>
          <m:accPr>
            <m:ctrlPr>
              <w:rPr>
                <w:rFonts w:ascii="Cambria Math" w:hAnsi="Cambria Math"/>
                <w:sz w:val="24"/>
                <w:szCs w:val="24"/>
              </w:rPr>
            </m:ctrlPr>
          </m:accPr>
          <m:e>
            <m:r>
              <w:rPr>
                <w:rFonts w:ascii="Cambria Math" w:hAnsi="Cambria Math"/>
                <w:sz w:val="24"/>
                <w:szCs w:val="24"/>
              </w:rPr>
              <m:t>z</m:t>
            </m:r>
          </m:e>
        </m:acc>
      </m:oMath>
      <w:r w:rsidR="003846D7">
        <w:rPr>
          <w:rFonts w:hint="eastAsia"/>
          <w:sz w:val="24"/>
          <w:szCs w:val="24"/>
        </w:rPr>
        <w:t>。然后</w:t>
      </w:r>
      <w:r w:rsidR="0054284C">
        <w:rPr>
          <w:rFonts w:hint="eastAsia"/>
          <w:sz w:val="24"/>
          <w:szCs w:val="24"/>
        </w:rPr>
        <w:t>将得分矩阵</w:t>
      </w:r>
      <m:oMath>
        <m:acc>
          <m:accPr>
            <m:ctrlPr>
              <w:rPr>
                <w:rFonts w:ascii="Cambria Math" w:hAnsi="Cambria Math"/>
                <w:sz w:val="24"/>
                <w:szCs w:val="24"/>
              </w:rPr>
            </m:ctrlPr>
          </m:accPr>
          <m:e>
            <m:r>
              <w:rPr>
                <w:rFonts w:ascii="Cambria Math" w:hAnsi="Cambria Math"/>
                <w:sz w:val="24"/>
                <w:szCs w:val="24"/>
              </w:rPr>
              <m:t>z</m:t>
            </m:r>
          </m:e>
        </m:acc>
      </m:oMath>
      <w:r w:rsidR="0054284C">
        <w:rPr>
          <w:rFonts w:hint="eastAsia"/>
          <w:sz w:val="24"/>
          <w:szCs w:val="24"/>
        </w:rPr>
        <w:t>通过一个</w:t>
      </w:r>
      <w:proofErr w:type="spellStart"/>
      <w:r w:rsidR="0054284C">
        <w:rPr>
          <w:rFonts w:hint="eastAsia"/>
          <w:sz w:val="24"/>
          <w:szCs w:val="24"/>
        </w:rPr>
        <w:t>softmax</w:t>
      </w:r>
      <w:proofErr w:type="spellEnd"/>
      <w:r w:rsidR="0054284C">
        <w:rPr>
          <w:rFonts w:hint="eastAsia"/>
          <w:sz w:val="24"/>
          <w:szCs w:val="24"/>
        </w:rPr>
        <w:t>函数，得到预测的用户下一个交互的物品为真正交互的物品的概率。</w:t>
      </w:r>
      <w:r w:rsidR="00444B6E" w:rsidRPr="00444B6E">
        <w:rPr>
          <w:rFonts w:hint="eastAsia"/>
          <w:sz w:val="24"/>
          <w:szCs w:val="24"/>
        </w:rPr>
        <w:t>概率越大，用户越有可能进行交互。</w:t>
      </w:r>
    </w:p>
    <w:p w14:paraId="69835A8C" w14:textId="76AF9A03" w:rsidR="00444B6E" w:rsidRPr="00444B6E" w:rsidRDefault="00444B6E" w:rsidP="00444B6E">
      <w:pPr>
        <w:spacing w:line="360" w:lineRule="auto"/>
        <w:ind w:firstLine="420"/>
        <w:rPr>
          <w:sz w:val="24"/>
          <w:szCs w:val="24"/>
        </w:rPr>
      </w:pPr>
      <w:del w:id="9" w:author="fnatic@163.com" w:date="2022-02-26T12:29:00Z">
        <w:r w:rsidRPr="00444B6E" w:rsidDel="00E25683">
          <w:rPr>
            <w:sz w:val="24"/>
            <w:szCs w:val="24"/>
          </w:rPr>
          <w:tab/>
        </w:r>
      </w:del>
      <w:r w:rsidRPr="00444B6E">
        <w:rPr>
          <w:rFonts w:hint="eastAsia"/>
          <w:sz w:val="24"/>
          <w:szCs w:val="24"/>
        </w:rPr>
        <w:t>对于每个序列图，损失函数为预测结果与实际结果的交叉熵</w:t>
      </w:r>
      <w:r w:rsidR="0054284C">
        <w:rPr>
          <w:rFonts w:hint="eastAsia"/>
          <w:sz w:val="24"/>
          <w:szCs w:val="24"/>
        </w:rPr>
        <w:t>。</w:t>
      </w:r>
    </w:p>
    <w:p w14:paraId="725E2EAF" w14:textId="067C4C2F" w:rsidR="00835E58" w:rsidRPr="00532D66" w:rsidRDefault="00835E58" w:rsidP="00835E58">
      <w:pPr>
        <w:spacing w:line="360" w:lineRule="auto"/>
        <w:rPr>
          <w:rFonts w:eastAsia="黑体"/>
          <w:b/>
          <w:sz w:val="28"/>
          <w:szCs w:val="28"/>
        </w:rPr>
      </w:pPr>
      <w:r>
        <w:rPr>
          <w:rFonts w:eastAsia="黑体" w:hint="eastAsia"/>
          <w:b/>
          <w:sz w:val="28"/>
          <w:szCs w:val="28"/>
        </w:rPr>
        <w:t>五、</w:t>
      </w:r>
      <w:r w:rsidRPr="00532D66">
        <w:rPr>
          <w:rFonts w:eastAsia="黑体" w:hint="eastAsia"/>
          <w:b/>
          <w:sz w:val="28"/>
          <w:szCs w:val="28"/>
        </w:rPr>
        <w:t>风险分析</w:t>
      </w:r>
    </w:p>
    <w:p w14:paraId="2231D9AD" w14:textId="77777777" w:rsidR="00835E58" w:rsidRPr="00532D66" w:rsidRDefault="00835E58" w:rsidP="00835E58">
      <w:pPr>
        <w:spacing w:line="360" w:lineRule="auto"/>
        <w:ind w:firstLine="437"/>
        <w:rPr>
          <w:sz w:val="24"/>
          <w:szCs w:val="24"/>
        </w:rPr>
      </w:pPr>
      <w:r w:rsidRPr="00532D66">
        <w:rPr>
          <w:rFonts w:hint="eastAsia"/>
          <w:sz w:val="24"/>
          <w:szCs w:val="24"/>
        </w:rPr>
        <w:t>风险来源一：可能欠缺研究该课题的知识或技能，主要表现在部分未经过系统学习的科目。比如</w:t>
      </w:r>
      <w:r>
        <w:rPr>
          <w:rFonts w:hint="eastAsia"/>
          <w:sz w:val="24"/>
          <w:szCs w:val="24"/>
        </w:rPr>
        <w:t>机器学习、深度学习等。本课题涉及到对各个模态进行不同的嵌入处理，要求熟练应用常用的深度学习模型和自然语言处理模型</w:t>
      </w:r>
      <w:r w:rsidRPr="00532D66">
        <w:rPr>
          <w:rFonts w:hint="eastAsia"/>
          <w:sz w:val="24"/>
          <w:szCs w:val="24"/>
        </w:rPr>
        <w:t>。除此之外，可能会有其他更多的需要补充的知识。就对应措施而言，如果出现了必须要进行大量学习的知识漏洞，应当及时入手相关教材，并主动学习所欠缺的知识，必要时会与导师进行商讨。</w:t>
      </w:r>
    </w:p>
    <w:p w14:paraId="6D787D1D" w14:textId="77777777" w:rsidR="00835E58" w:rsidRPr="00483BAF" w:rsidRDefault="00835E58" w:rsidP="00835E58">
      <w:pPr>
        <w:spacing w:line="360" w:lineRule="auto"/>
        <w:rPr>
          <w:rFonts w:eastAsia="黑体"/>
          <w:b/>
          <w:sz w:val="28"/>
          <w:szCs w:val="28"/>
        </w:rPr>
      </w:pPr>
      <w:r>
        <w:rPr>
          <w:rFonts w:eastAsia="黑体" w:hint="eastAsia"/>
          <w:b/>
          <w:sz w:val="28"/>
          <w:szCs w:val="28"/>
        </w:rPr>
        <w:t>六</w:t>
      </w:r>
      <w:r w:rsidRPr="00483BAF">
        <w:rPr>
          <w:rFonts w:eastAsia="黑体" w:hint="eastAsia"/>
          <w:b/>
          <w:sz w:val="28"/>
          <w:szCs w:val="28"/>
        </w:rPr>
        <w:t>、课题研究</w:t>
      </w:r>
      <w:commentRangeStart w:id="10"/>
      <w:r w:rsidRPr="00483BAF">
        <w:rPr>
          <w:rFonts w:eastAsia="黑体" w:hint="eastAsia"/>
          <w:b/>
          <w:sz w:val="28"/>
          <w:szCs w:val="28"/>
        </w:rPr>
        <w:t>进度安排</w:t>
      </w:r>
      <w:commentRangeEnd w:id="10"/>
      <w:r w:rsidR="00E25683">
        <w:rPr>
          <w:rStyle w:val="a9"/>
        </w:rPr>
        <w:commentReference w:id="10"/>
      </w:r>
    </w:p>
    <w:p w14:paraId="4264B560" w14:textId="1FD72B2D" w:rsidR="00835E58" w:rsidRPr="00483BAF" w:rsidRDefault="00835E58" w:rsidP="00835E58">
      <w:pPr>
        <w:jc w:val="center"/>
        <w:rPr>
          <w:rFonts w:ascii="楷体_GB2312" w:eastAsia="楷体_GB2312" w:hAnsi="宋体"/>
          <w:color w:val="FF0000"/>
          <w:szCs w:val="21"/>
        </w:rPr>
      </w:pPr>
      <w:r w:rsidRPr="00483BAF">
        <w:rPr>
          <w:rFonts w:hint="eastAsia"/>
          <w:szCs w:val="21"/>
        </w:rPr>
        <w:t>表</w:t>
      </w:r>
      <w:r w:rsidR="008A6D15">
        <w:rPr>
          <w:szCs w:val="21"/>
        </w:rPr>
        <w:t xml:space="preserve">6.1 </w:t>
      </w:r>
      <w:r w:rsidRPr="00483BAF">
        <w:rPr>
          <w:rFonts w:hint="eastAsia"/>
          <w:szCs w:val="21"/>
        </w:rPr>
        <w:t>课题研究进度安排表</w:t>
      </w:r>
    </w:p>
    <w:tbl>
      <w:tblPr>
        <w:tblW w:w="0" w:type="auto"/>
        <w:tblBorders>
          <w:top w:val="single" w:sz="4" w:space="0" w:color="000000"/>
          <w:bottom w:val="single" w:sz="4" w:space="0" w:color="000000"/>
          <w:insideH w:val="single" w:sz="4" w:space="0" w:color="000000"/>
        </w:tblBorders>
        <w:tblLook w:val="04A0" w:firstRow="1" w:lastRow="0" w:firstColumn="1" w:lastColumn="0" w:noHBand="0" w:noVBand="1"/>
      </w:tblPr>
      <w:tblGrid>
        <w:gridCol w:w="1238"/>
        <w:gridCol w:w="2198"/>
        <w:gridCol w:w="4870"/>
      </w:tblGrid>
      <w:tr w:rsidR="00781879" w:rsidRPr="00483BAF" w14:paraId="6D975584" w14:textId="77777777" w:rsidTr="00781879">
        <w:tc>
          <w:tcPr>
            <w:tcW w:w="1238" w:type="dxa"/>
          </w:tcPr>
          <w:p w14:paraId="2C8EF6D2" w14:textId="77777777" w:rsidR="00835E58" w:rsidRPr="00483BAF" w:rsidRDefault="00835E58" w:rsidP="00B77C32">
            <w:pPr>
              <w:jc w:val="center"/>
              <w:rPr>
                <w:szCs w:val="21"/>
              </w:rPr>
            </w:pPr>
            <w:r w:rsidRPr="00483BAF">
              <w:rPr>
                <w:rFonts w:hint="eastAsia"/>
                <w:szCs w:val="21"/>
              </w:rPr>
              <w:t>学期</w:t>
            </w:r>
          </w:p>
        </w:tc>
        <w:tc>
          <w:tcPr>
            <w:tcW w:w="2198" w:type="dxa"/>
          </w:tcPr>
          <w:p w14:paraId="039FB30E" w14:textId="77777777" w:rsidR="00835E58" w:rsidRPr="00483BAF" w:rsidRDefault="00835E58" w:rsidP="00B77C32">
            <w:pPr>
              <w:jc w:val="center"/>
              <w:rPr>
                <w:szCs w:val="21"/>
              </w:rPr>
            </w:pPr>
            <w:r w:rsidRPr="00483BAF">
              <w:rPr>
                <w:rFonts w:hint="eastAsia"/>
                <w:szCs w:val="21"/>
              </w:rPr>
              <w:t>周次</w:t>
            </w:r>
          </w:p>
        </w:tc>
        <w:tc>
          <w:tcPr>
            <w:tcW w:w="4870" w:type="dxa"/>
          </w:tcPr>
          <w:p w14:paraId="20A4CE9E" w14:textId="77777777" w:rsidR="00835E58" w:rsidRPr="00483BAF" w:rsidRDefault="00835E58" w:rsidP="00B77C32">
            <w:pPr>
              <w:jc w:val="center"/>
              <w:rPr>
                <w:szCs w:val="21"/>
              </w:rPr>
            </w:pPr>
            <w:r w:rsidRPr="00483BAF">
              <w:rPr>
                <w:rFonts w:hint="eastAsia"/>
                <w:szCs w:val="21"/>
              </w:rPr>
              <w:t>工作任务</w:t>
            </w:r>
          </w:p>
        </w:tc>
      </w:tr>
      <w:tr w:rsidR="00781879" w:rsidRPr="00483BAF" w14:paraId="411ABB62" w14:textId="77777777" w:rsidTr="00781879">
        <w:tc>
          <w:tcPr>
            <w:tcW w:w="1238" w:type="dxa"/>
            <w:vMerge w:val="restart"/>
          </w:tcPr>
          <w:p w14:paraId="752AFEAA" w14:textId="77777777" w:rsidR="00781879" w:rsidRDefault="00781879" w:rsidP="00B77C32">
            <w:pPr>
              <w:rPr>
                <w:szCs w:val="21"/>
              </w:rPr>
            </w:pPr>
          </w:p>
          <w:p w14:paraId="61B8AC27" w14:textId="230D057A" w:rsidR="00835E58" w:rsidRPr="00483BAF" w:rsidRDefault="00835E58" w:rsidP="00B77C32">
            <w:pPr>
              <w:rPr>
                <w:szCs w:val="21"/>
              </w:rPr>
            </w:pPr>
            <w:r w:rsidRPr="00483BAF">
              <w:rPr>
                <w:rFonts w:hint="eastAsia"/>
                <w:szCs w:val="21"/>
              </w:rPr>
              <w:t>20</w:t>
            </w:r>
            <w:r w:rsidR="00781879">
              <w:rPr>
                <w:szCs w:val="21"/>
              </w:rPr>
              <w:t>21</w:t>
            </w:r>
            <w:r w:rsidRPr="00483BAF">
              <w:rPr>
                <w:rFonts w:hint="eastAsia"/>
                <w:szCs w:val="21"/>
              </w:rPr>
              <w:t>-20</w:t>
            </w:r>
            <w:r w:rsidR="00781879">
              <w:rPr>
                <w:szCs w:val="21"/>
              </w:rPr>
              <w:t>22</w:t>
            </w:r>
            <w:r w:rsidRPr="00483BAF">
              <w:rPr>
                <w:rFonts w:hint="eastAsia"/>
                <w:szCs w:val="21"/>
              </w:rPr>
              <w:t>第一学期</w:t>
            </w:r>
          </w:p>
        </w:tc>
        <w:tc>
          <w:tcPr>
            <w:tcW w:w="2198" w:type="dxa"/>
          </w:tcPr>
          <w:p w14:paraId="04B1301C" w14:textId="258203AC" w:rsidR="00835E58" w:rsidRPr="00483BAF" w:rsidRDefault="0054284C" w:rsidP="00781879">
            <w:pPr>
              <w:jc w:val="center"/>
              <w:rPr>
                <w:szCs w:val="21"/>
              </w:rPr>
            </w:pPr>
            <w:r>
              <w:rPr>
                <w:rFonts w:hint="eastAsia"/>
                <w:szCs w:val="21"/>
              </w:rPr>
              <w:t>第</w:t>
            </w:r>
            <w:r>
              <w:rPr>
                <w:rFonts w:hint="eastAsia"/>
                <w:szCs w:val="21"/>
              </w:rPr>
              <w:t>8</w:t>
            </w:r>
            <w:r>
              <w:rPr>
                <w:rFonts w:hint="eastAsia"/>
                <w:szCs w:val="21"/>
              </w:rPr>
              <w:t>周</w:t>
            </w:r>
          </w:p>
        </w:tc>
        <w:tc>
          <w:tcPr>
            <w:tcW w:w="4870" w:type="dxa"/>
          </w:tcPr>
          <w:p w14:paraId="1C8F50C8" w14:textId="47E2D7B9" w:rsidR="00835E58" w:rsidRPr="00483BAF" w:rsidRDefault="0054284C" w:rsidP="00781879">
            <w:pPr>
              <w:jc w:val="center"/>
              <w:rPr>
                <w:szCs w:val="21"/>
              </w:rPr>
            </w:pPr>
            <w:r>
              <w:rPr>
                <w:rFonts w:hint="eastAsia"/>
                <w:szCs w:val="21"/>
              </w:rPr>
              <w:t>联系导师、商报课题并申报、确认</w:t>
            </w:r>
          </w:p>
        </w:tc>
      </w:tr>
      <w:tr w:rsidR="00781879" w:rsidRPr="00483BAF" w14:paraId="0BD12AC5" w14:textId="77777777" w:rsidTr="00781879">
        <w:tc>
          <w:tcPr>
            <w:tcW w:w="1238" w:type="dxa"/>
            <w:vMerge/>
          </w:tcPr>
          <w:p w14:paraId="39937751" w14:textId="77777777" w:rsidR="00835E58" w:rsidRPr="00483BAF" w:rsidRDefault="00835E58" w:rsidP="00B77C32">
            <w:pPr>
              <w:rPr>
                <w:szCs w:val="21"/>
              </w:rPr>
            </w:pPr>
          </w:p>
        </w:tc>
        <w:tc>
          <w:tcPr>
            <w:tcW w:w="2198" w:type="dxa"/>
          </w:tcPr>
          <w:p w14:paraId="69553AA9" w14:textId="12E2DCC3" w:rsidR="00835E58" w:rsidRPr="00483BAF" w:rsidRDefault="0054284C" w:rsidP="00781879">
            <w:pPr>
              <w:spacing w:line="360" w:lineRule="auto"/>
              <w:jc w:val="center"/>
              <w:rPr>
                <w:rFonts w:ascii="宋体" w:hAnsi="宋体"/>
                <w:szCs w:val="21"/>
              </w:rPr>
            </w:pPr>
            <w:r>
              <w:rPr>
                <w:rFonts w:ascii="宋体" w:hAnsi="宋体" w:hint="eastAsia"/>
                <w:szCs w:val="21"/>
              </w:rPr>
              <w:t>第9周——第1</w:t>
            </w:r>
            <w:r>
              <w:rPr>
                <w:rFonts w:ascii="宋体" w:hAnsi="宋体"/>
                <w:szCs w:val="21"/>
              </w:rPr>
              <w:t>9</w:t>
            </w:r>
            <w:r>
              <w:rPr>
                <w:rFonts w:ascii="宋体" w:hAnsi="宋体" w:hint="eastAsia"/>
                <w:szCs w:val="21"/>
              </w:rPr>
              <w:t>周</w:t>
            </w:r>
          </w:p>
        </w:tc>
        <w:tc>
          <w:tcPr>
            <w:tcW w:w="4870" w:type="dxa"/>
          </w:tcPr>
          <w:p w14:paraId="05B8563E" w14:textId="60DA8FEC" w:rsidR="00835E58" w:rsidRPr="00483BAF" w:rsidRDefault="0054284C" w:rsidP="00781879">
            <w:pPr>
              <w:spacing w:line="360" w:lineRule="auto"/>
              <w:jc w:val="center"/>
              <w:rPr>
                <w:rFonts w:ascii="宋体" w:hAnsi="宋体"/>
                <w:szCs w:val="21"/>
              </w:rPr>
            </w:pPr>
            <w:r>
              <w:rPr>
                <w:rFonts w:ascii="宋体" w:hAnsi="宋体" w:hint="eastAsia"/>
                <w:szCs w:val="21"/>
              </w:rPr>
              <w:t>阅读课题相关文献与实现源码；学习课题涉及的基础知识；对所选课题方向进行调研</w:t>
            </w:r>
          </w:p>
        </w:tc>
      </w:tr>
      <w:tr w:rsidR="00781879" w:rsidRPr="00483BAF" w14:paraId="00CBABB4" w14:textId="77777777" w:rsidTr="00781879">
        <w:tc>
          <w:tcPr>
            <w:tcW w:w="1238" w:type="dxa"/>
            <w:vMerge w:val="restart"/>
          </w:tcPr>
          <w:p w14:paraId="77D1C504" w14:textId="77777777" w:rsidR="008A6D15" w:rsidRDefault="008A6D15" w:rsidP="00B77C32">
            <w:pPr>
              <w:rPr>
                <w:szCs w:val="21"/>
              </w:rPr>
            </w:pPr>
          </w:p>
          <w:p w14:paraId="6224D303" w14:textId="77777777" w:rsidR="008A6D15" w:rsidRDefault="008A6D15" w:rsidP="00B77C32">
            <w:pPr>
              <w:rPr>
                <w:szCs w:val="21"/>
              </w:rPr>
            </w:pPr>
          </w:p>
          <w:p w14:paraId="18EBAA5D" w14:textId="77777777" w:rsidR="008A6D15" w:rsidRDefault="008A6D15" w:rsidP="00B77C32">
            <w:pPr>
              <w:rPr>
                <w:szCs w:val="21"/>
              </w:rPr>
            </w:pPr>
          </w:p>
          <w:p w14:paraId="72627B6A" w14:textId="39C014D3" w:rsidR="00781879" w:rsidRPr="00483BAF" w:rsidRDefault="00781879" w:rsidP="00B77C32">
            <w:pPr>
              <w:rPr>
                <w:szCs w:val="21"/>
              </w:rPr>
            </w:pPr>
            <w:r w:rsidRPr="00483BAF">
              <w:rPr>
                <w:rFonts w:hint="eastAsia"/>
                <w:szCs w:val="21"/>
              </w:rPr>
              <w:t>20</w:t>
            </w:r>
            <w:r>
              <w:rPr>
                <w:szCs w:val="21"/>
              </w:rPr>
              <w:t>22</w:t>
            </w:r>
            <w:r w:rsidRPr="00483BAF">
              <w:rPr>
                <w:rFonts w:hint="eastAsia"/>
                <w:szCs w:val="21"/>
              </w:rPr>
              <w:t>-20</w:t>
            </w:r>
            <w:r>
              <w:rPr>
                <w:szCs w:val="21"/>
              </w:rPr>
              <w:t>22</w:t>
            </w:r>
            <w:r w:rsidRPr="00483BAF">
              <w:rPr>
                <w:rFonts w:hint="eastAsia"/>
                <w:szCs w:val="21"/>
              </w:rPr>
              <w:t>第二学期</w:t>
            </w:r>
          </w:p>
        </w:tc>
        <w:tc>
          <w:tcPr>
            <w:tcW w:w="2198" w:type="dxa"/>
          </w:tcPr>
          <w:p w14:paraId="47258605" w14:textId="56CD1F6A" w:rsidR="00781879" w:rsidRPr="00483BAF" w:rsidRDefault="00781879" w:rsidP="008A6D15">
            <w:pPr>
              <w:jc w:val="center"/>
              <w:rPr>
                <w:szCs w:val="21"/>
              </w:rPr>
            </w:pPr>
            <w:r>
              <w:rPr>
                <w:rFonts w:hint="eastAsia"/>
                <w:szCs w:val="21"/>
              </w:rPr>
              <w:lastRenderedPageBreak/>
              <w:t>第</w:t>
            </w:r>
            <w:r>
              <w:rPr>
                <w:rFonts w:hint="eastAsia"/>
                <w:szCs w:val="21"/>
              </w:rPr>
              <w:t>2</w:t>
            </w:r>
            <w:r>
              <w:rPr>
                <w:rFonts w:hint="eastAsia"/>
                <w:szCs w:val="21"/>
              </w:rPr>
              <w:t>周——第</w:t>
            </w:r>
            <w:r>
              <w:rPr>
                <w:rFonts w:hint="eastAsia"/>
                <w:szCs w:val="21"/>
              </w:rPr>
              <w:t>7</w:t>
            </w:r>
            <w:r>
              <w:rPr>
                <w:rFonts w:hint="eastAsia"/>
                <w:szCs w:val="21"/>
              </w:rPr>
              <w:t>周</w:t>
            </w:r>
          </w:p>
        </w:tc>
        <w:tc>
          <w:tcPr>
            <w:tcW w:w="4870" w:type="dxa"/>
          </w:tcPr>
          <w:p w14:paraId="0593590B" w14:textId="5E2CE06F" w:rsidR="00781879" w:rsidRPr="00483BAF" w:rsidRDefault="00781879" w:rsidP="008A6D15">
            <w:pPr>
              <w:jc w:val="center"/>
              <w:rPr>
                <w:szCs w:val="21"/>
              </w:rPr>
            </w:pPr>
            <w:r>
              <w:rPr>
                <w:rFonts w:hint="eastAsia"/>
                <w:szCs w:val="21"/>
              </w:rPr>
              <w:t>完成文献翻译；撰写开题报告；准备开题答辩演示</w:t>
            </w:r>
            <w:r>
              <w:rPr>
                <w:rFonts w:hint="eastAsia"/>
                <w:szCs w:val="21"/>
              </w:rPr>
              <w:lastRenderedPageBreak/>
              <w:t>文件</w:t>
            </w:r>
          </w:p>
        </w:tc>
      </w:tr>
      <w:tr w:rsidR="00781879" w:rsidRPr="00483BAF" w14:paraId="29EA8A18" w14:textId="77777777" w:rsidTr="00781879">
        <w:tc>
          <w:tcPr>
            <w:tcW w:w="1238" w:type="dxa"/>
            <w:vMerge/>
          </w:tcPr>
          <w:p w14:paraId="2086CE6B" w14:textId="77777777" w:rsidR="00781879" w:rsidRPr="00483BAF" w:rsidRDefault="00781879" w:rsidP="00B77C32">
            <w:pPr>
              <w:rPr>
                <w:szCs w:val="21"/>
              </w:rPr>
            </w:pPr>
          </w:p>
        </w:tc>
        <w:tc>
          <w:tcPr>
            <w:tcW w:w="2198" w:type="dxa"/>
          </w:tcPr>
          <w:p w14:paraId="6EA990EC" w14:textId="5D69C322" w:rsidR="00781879" w:rsidRPr="00483BAF" w:rsidRDefault="00781879" w:rsidP="008A6D15">
            <w:pPr>
              <w:spacing w:line="360" w:lineRule="auto"/>
              <w:jc w:val="center"/>
              <w:rPr>
                <w:rFonts w:ascii="宋体" w:hAnsi="宋体"/>
                <w:szCs w:val="21"/>
              </w:rPr>
            </w:pPr>
            <w:r>
              <w:rPr>
                <w:rFonts w:ascii="宋体" w:hAnsi="宋体" w:hint="eastAsia"/>
                <w:szCs w:val="21"/>
              </w:rPr>
              <w:t>第8周</w:t>
            </w:r>
            <w:r w:rsidRPr="00483BAF">
              <w:rPr>
                <w:rFonts w:ascii="宋体" w:hAnsi="宋体" w:hint="eastAsia"/>
                <w:szCs w:val="21"/>
              </w:rPr>
              <w:t>.</w:t>
            </w:r>
          </w:p>
        </w:tc>
        <w:tc>
          <w:tcPr>
            <w:tcW w:w="4870" w:type="dxa"/>
          </w:tcPr>
          <w:p w14:paraId="7A299FF6" w14:textId="02DC8179" w:rsidR="00781879" w:rsidRPr="00483BAF" w:rsidRDefault="00781879" w:rsidP="008A6D15">
            <w:pPr>
              <w:spacing w:line="360" w:lineRule="auto"/>
              <w:jc w:val="center"/>
              <w:rPr>
                <w:rFonts w:ascii="宋体" w:hAnsi="宋体"/>
                <w:szCs w:val="21"/>
              </w:rPr>
            </w:pPr>
            <w:r>
              <w:rPr>
                <w:rFonts w:ascii="宋体" w:hAnsi="宋体" w:hint="eastAsia"/>
                <w:szCs w:val="21"/>
              </w:rPr>
              <w:t>提交开题报告和文献翻译；完成开题答辩</w:t>
            </w:r>
          </w:p>
        </w:tc>
      </w:tr>
      <w:tr w:rsidR="00781879" w:rsidRPr="00483BAF" w14:paraId="23D6D319" w14:textId="77777777" w:rsidTr="00781879">
        <w:tc>
          <w:tcPr>
            <w:tcW w:w="1238" w:type="dxa"/>
            <w:vMerge/>
          </w:tcPr>
          <w:p w14:paraId="1635853B" w14:textId="77777777" w:rsidR="00781879" w:rsidRPr="00483BAF" w:rsidRDefault="00781879" w:rsidP="00B77C32">
            <w:pPr>
              <w:rPr>
                <w:szCs w:val="21"/>
              </w:rPr>
            </w:pPr>
          </w:p>
        </w:tc>
        <w:tc>
          <w:tcPr>
            <w:tcW w:w="2198" w:type="dxa"/>
          </w:tcPr>
          <w:p w14:paraId="1E44D9AA" w14:textId="5854FF80" w:rsidR="00781879" w:rsidRDefault="00781879" w:rsidP="008A6D15">
            <w:pPr>
              <w:spacing w:line="360" w:lineRule="auto"/>
              <w:jc w:val="center"/>
              <w:rPr>
                <w:rFonts w:ascii="宋体" w:hAnsi="宋体"/>
                <w:szCs w:val="21"/>
              </w:rPr>
            </w:pPr>
            <w:r>
              <w:rPr>
                <w:rFonts w:ascii="宋体" w:hAnsi="宋体" w:hint="eastAsia"/>
                <w:szCs w:val="21"/>
              </w:rPr>
              <w:t>第8周——第1</w:t>
            </w:r>
            <w:r>
              <w:rPr>
                <w:rFonts w:ascii="宋体" w:hAnsi="宋体"/>
                <w:szCs w:val="21"/>
              </w:rPr>
              <w:t>2</w:t>
            </w:r>
            <w:r>
              <w:rPr>
                <w:rFonts w:ascii="宋体" w:hAnsi="宋体" w:hint="eastAsia"/>
                <w:szCs w:val="21"/>
              </w:rPr>
              <w:t>周</w:t>
            </w:r>
          </w:p>
        </w:tc>
        <w:tc>
          <w:tcPr>
            <w:tcW w:w="4870" w:type="dxa"/>
          </w:tcPr>
          <w:p w14:paraId="525F0F32" w14:textId="0713EFB0" w:rsidR="00781879" w:rsidRDefault="00781879" w:rsidP="008A6D15">
            <w:pPr>
              <w:spacing w:line="360" w:lineRule="auto"/>
              <w:jc w:val="center"/>
              <w:rPr>
                <w:rFonts w:ascii="宋体" w:hAnsi="宋体"/>
                <w:szCs w:val="21"/>
              </w:rPr>
            </w:pPr>
            <w:r>
              <w:rPr>
                <w:rFonts w:ascii="宋体" w:hAnsi="宋体" w:hint="eastAsia"/>
                <w:szCs w:val="21"/>
              </w:rPr>
              <w:t>完成课题代码编写；完成中期答辩</w:t>
            </w:r>
          </w:p>
        </w:tc>
      </w:tr>
      <w:tr w:rsidR="00781879" w:rsidRPr="00483BAF" w14:paraId="47C49927" w14:textId="77777777" w:rsidTr="00781879">
        <w:tc>
          <w:tcPr>
            <w:tcW w:w="1238" w:type="dxa"/>
            <w:vMerge/>
          </w:tcPr>
          <w:p w14:paraId="40193765" w14:textId="77777777" w:rsidR="00781879" w:rsidRPr="00483BAF" w:rsidRDefault="00781879" w:rsidP="00B77C32">
            <w:pPr>
              <w:rPr>
                <w:szCs w:val="21"/>
              </w:rPr>
            </w:pPr>
          </w:p>
        </w:tc>
        <w:tc>
          <w:tcPr>
            <w:tcW w:w="2198" w:type="dxa"/>
          </w:tcPr>
          <w:p w14:paraId="226EF057" w14:textId="32EC1822" w:rsidR="00781879" w:rsidRDefault="00781879" w:rsidP="008A6D15">
            <w:pPr>
              <w:spacing w:line="360" w:lineRule="auto"/>
              <w:jc w:val="center"/>
              <w:rPr>
                <w:rFonts w:ascii="宋体" w:hAnsi="宋体"/>
                <w:szCs w:val="21"/>
              </w:rPr>
            </w:pPr>
            <w:r>
              <w:rPr>
                <w:rFonts w:ascii="宋体" w:hAnsi="宋体" w:hint="eastAsia"/>
                <w:szCs w:val="21"/>
              </w:rPr>
              <w:t>第1</w:t>
            </w:r>
            <w:r>
              <w:rPr>
                <w:rFonts w:ascii="宋体" w:hAnsi="宋体"/>
                <w:szCs w:val="21"/>
              </w:rPr>
              <w:t>2</w:t>
            </w:r>
            <w:r>
              <w:rPr>
                <w:rFonts w:ascii="宋体" w:hAnsi="宋体" w:hint="eastAsia"/>
                <w:szCs w:val="21"/>
              </w:rPr>
              <w:t>周——第1</w:t>
            </w:r>
            <w:r>
              <w:rPr>
                <w:rFonts w:ascii="宋体" w:hAnsi="宋体"/>
                <w:szCs w:val="21"/>
              </w:rPr>
              <w:t>6</w:t>
            </w:r>
            <w:r>
              <w:rPr>
                <w:rFonts w:ascii="宋体" w:hAnsi="宋体" w:hint="eastAsia"/>
                <w:szCs w:val="21"/>
              </w:rPr>
              <w:t>周</w:t>
            </w:r>
          </w:p>
        </w:tc>
        <w:tc>
          <w:tcPr>
            <w:tcW w:w="4870" w:type="dxa"/>
          </w:tcPr>
          <w:p w14:paraId="1506FA7F" w14:textId="1116F067" w:rsidR="00781879" w:rsidRDefault="00781879" w:rsidP="008A6D15">
            <w:pPr>
              <w:spacing w:line="360" w:lineRule="auto"/>
              <w:jc w:val="center"/>
              <w:rPr>
                <w:rFonts w:ascii="宋体" w:hAnsi="宋体"/>
                <w:szCs w:val="21"/>
              </w:rPr>
            </w:pPr>
            <w:r>
              <w:rPr>
                <w:rFonts w:ascii="宋体" w:hAnsi="宋体" w:hint="eastAsia"/>
                <w:szCs w:val="21"/>
              </w:rPr>
              <w:t>完成毕业论文撰写、论文形式检查和论文查重</w:t>
            </w:r>
          </w:p>
        </w:tc>
      </w:tr>
      <w:tr w:rsidR="00781879" w:rsidRPr="00483BAF" w14:paraId="633F2BAA" w14:textId="77777777" w:rsidTr="00781879">
        <w:tc>
          <w:tcPr>
            <w:tcW w:w="1238" w:type="dxa"/>
            <w:vMerge/>
          </w:tcPr>
          <w:p w14:paraId="1C7BBB96" w14:textId="77777777" w:rsidR="00781879" w:rsidRPr="00483BAF" w:rsidRDefault="00781879" w:rsidP="00B77C32">
            <w:pPr>
              <w:rPr>
                <w:szCs w:val="21"/>
              </w:rPr>
            </w:pPr>
          </w:p>
        </w:tc>
        <w:tc>
          <w:tcPr>
            <w:tcW w:w="2198" w:type="dxa"/>
          </w:tcPr>
          <w:p w14:paraId="51D832D9" w14:textId="5358257C" w:rsidR="00781879" w:rsidRDefault="00781879" w:rsidP="008A6D15">
            <w:pPr>
              <w:spacing w:line="360" w:lineRule="auto"/>
              <w:jc w:val="center"/>
              <w:rPr>
                <w:rFonts w:ascii="宋体" w:hAnsi="宋体"/>
                <w:szCs w:val="21"/>
              </w:rPr>
            </w:pPr>
            <w:r>
              <w:rPr>
                <w:rFonts w:ascii="宋体" w:hAnsi="宋体" w:hint="eastAsia"/>
                <w:szCs w:val="21"/>
              </w:rPr>
              <w:t>第1</w:t>
            </w:r>
            <w:r>
              <w:rPr>
                <w:rFonts w:ascii="宋体" w:hAnsi="宋体"/>
                <w:szCs w:val="21"/>
              </w:rPr>
              <w:t>6</w:t>
            </w:r>
            <w:r>
              <w:rPr>
                <w:rFonts w:ascii="宋体" w:hAnsi="宋体" w:hint="eastAsia"/>
                <w:szCs w:val="21"/>
              </w:rPr>
              <w:t>周</w:t>
            </w:r>
          </w:p>
        </w:tc>
        <w:tc>
          <w:tcPr>
            <w:tcW w:w="4870" w:type="dxa"/>
          </w:tcPr>
          <w:p w14:paraId="6E238200" w14:textId="1FD28E0B" w:rsidR="00781879" w:rsidRDefault="00781879" w:rsidP="008A6D15">
            <w:pPr>
              <w:spacing w:line="360" w:lineRule="auto"/>
              <w:jc w:val="center"/>
              <w:rPr>
                <w:rFonts w:ascii="宋体" w:hAnsi="宋体"/>
                <w:szCs w:val="21"/>
              </w:rPr>
            </w:pPr>
            <w:r>
              <w:rPr>
                <w:rFonts w:ascii="宋体" w:hAnsi="宋体" w:hint="eastAsia"/>
                <w:szCs w:val="21"/>
              </w:rPr>
              <w:t>毕业答辩</w:t>
            </w:r>
          </w:p>
        </w:tc>
      </w:tr>
    </w:tbl>
    <w:p w14:paraId="25C07996" w14:textId="77777777" w:rsidR="00835E58" w:rsidRDefault="00835E58" w:rsidP="00835E58"/>
    <w:p w14:paraId="6405322D" w14:textId="77777777" w:rsidR="00835E58" w:rsidRPr="00483BAF" w:rsidRDefault="00835E58" w:rsidP="00835E58">
      <w:pPr>
        <w:spacing w:line="360" w:lineRule="auto"/>
        <w:rPr>
          <w:rFonts w:eastAsia="黑体"/>
          <w:b/>
          <w:sz w:val="28"/>
          <w:szCs w:val="28"/>
        </w:rPr>
      </w:pPr>
      <w:r>
        <w:rPr>
          <w:rFonts w:eastAsia="黑体" w:hint="eastAsia"/>
          <w:b/>
          <w:sz w:val="28"/>
          <w:szCs w:val="28"/>
        </w:rPr>
        <w:t>七</w:t>
      </w:r>
      <w:r w:rsidRPr="00483BAF">
        <w:rPr>
          <w:rFonts w:eastAsia="黑体" w:hint="eastAsia"/>
          <w:b/>
          <w:sz w:val="28"/>
          <w:szCs w:val="28"/>
        </w:rPr>
        <w:t>、主要参考文献</w:t>
      </w:r>
    </w:p>
    <w:p w14:paraId="624B1E8D" w14:textId="45410B8E" w:rsidR="000C3D63" w:rsidRDefault="000C3D63" w:rsidP="00E13192">
      <w:pPr>
        <w:numPr>
          <w:ilvl w:val="0"/>
          <w:numId w:val="3"/>
        </w:numPr>
        <w:spacing w:line="360" w:lineRule="auto"/>
      </w:pPr>
      <w:bookmarkStart w:id="11" w:name="_Ref96462441"/>
      <w:r w:rsidRPr="000C3D63">
        <w:t xml:space="preserve">M. </w:t>
      </w:r>
      <w:proofErr w:type="spellStart"/>
      <w:r w:rsidRPr="000C3D63">
        <w:t>Denkowski</w:t>
      </w:r>
      <w:proofErr w:type="spellEnd"/>
      <w:r w:rsidRPr="000C3D63">
        <w:t xml:space="preserve"> and A. </w:t>
      </w:r>
      <w:proofErr w:type="spellStart"/>
      <w:r w:rsidRPr="000C3D63">
        <w:t>Lavie</w:t>
      </w:r>
      <w:proofErr w:type="spellEnd"/>
      <w:r w:rsidRPr="000C3D63">
        <w:t>, "</w:t>
      </w:r>
      <w:proofErr w:type="spellStart"/>
      <w:r w:rsidRPr="000C3D63">
        <w:t>Meteoruniversal</w:t>
      </w:r>
      <w:proofErr w:type="spellEnd"/>
      <w:r w:rsidRPr="000C3D63">
        <w:t xml:space="preserve">: Language specific </w:t>
      </w:r>
      <w:proofErr w:type="spellStart"/>
      <w:r w:rsidRPr="000C3D63">
        <w:t>translationevaluation</w:t>
      </w:r>
      <w:proofErr w:type="spellEnd"/>
      <w:r w:rsidRPr="000C3D63">
        <w:t xml:space="preserve"> for any target </w:t>
      </w:r>
      <w:proofErr w:type="spellStart"/>
      <w:r w:rsidRPr="000C3D63">
        <w:t>language,"in</w:t>
      </w:r>
      <w:proofErr w:type="spellEnd"/>
      <w:r w:rsidRPr="000C3D63">
        <w:t xml:space="preserve"> Proc.14th Conf.</w:t>
      </w:r>
      <w:r>
        <w:t xml:space="preserve"> </w:t>
      </w:r>
      <w:r w:rsidRPr="000C3D63">
        <w:t>Eur. Chapter Assoc. Compute.</w:t>
      </w:r>
      <w:r>
        <w:t xml:space="preserve"> </w:t>
      </w:r>
      <w:r w:rsidRPr="000C3D63">
        <w:t>Linguistics, 2014.</w:t>
      </w:r>
    </w:p>
    <w:p w14:paraId="4A705F9F" w14:textId="4F920E1C" w:rsidR="000C3D63" w:rsidRDefault="000C3D63" w:rsidP="000C3D63">
      <w:pPr>
        <w:numPr>
          <w:ilvl w:val="0"/>
          <w:numId w:val="3"/>
        </w:numPr>
        <w:spacing w:line="360" w:lineRule="auto"/>
      </w:pPr>
      <w:r>
        <w:t xml:space="preserve">A. </w:t>
      </w:r>
      <w:proofErr w:type="spellStart"/>
      <w:r>
        <w:t>Haubold</w:t>
      </w:r>
      <w:proofErr w:type="spellEnd"/>
      <w:r>
        <w:t xml:space="preserve"> and J.R. </w:t>
      </w:r>
      <w:proofErr w:type="spellStart"/>
      <w:r>
        <w:t>Kender</w:t>
      </w:r>
      <w:proofErr w:type="spellEnd"/>
      <w:r>
        <w:t xml:space="preserve">, "Alignment </w:t>
      </w:r>
      <w:proofErr w:type="spellStart"/>
      <w:r>
        <w:t>ofspeech</w:t>
      </w:r>
      <w:proofErr w:type="spellEnd"/>
      <w:r>
        <w:t xml:space="preserve"> to highly imperfect text </w:t>
      </w:r>
      <w:proofErr w:type="spellStart"/>
      <w:r>
        <w:t>transcriptionin</w:t>
      </w:r>
      <w:proofErr w:type="spellEnd"/>
      <w:r>
        <w:t xml:space="preserve"> </w:t>
      </w:r>
      <w:proofErr w:type="spellStart"/>
      <w:r>
        <w:t>Proc.IEEE</w:t>
      </w:r>
      <w:proofErr w:type="spellEnd"/>
      <w:r>
        <w:t xml:space="preserve"> Int. Conf. Multimedia Expo, 2007, pp. 224-227</w:t>
      </w:r>
    </w:p>
    <w:p w14:paraId="20F8CE84" w14:textId="31343797" w:rsidR="000C3D63" w:rsidRDefault="000C3D63" w:rsidP="000C3D63">
      <w:pPr>
        <w:numPr>
          <w:ilvl w:val="0"/>
          <w:numId w:val="3"/>
        </w:numPr>
        <w:spacing w:line="360" w:lineRule="auto"/>
      </w:pPr>
      <w:r>
        <w:t xml:space="preserve">M. </w:t>
      </w:r>
      <w:proofErr w:type="spellStart"/>
      <w:r>
        <w:t>Mller</w:t>
      </w:r>
      <w:proofErr w:type="spellEnd"/>
      <w:r>
        <w:t xml:space="preserve">, "Dynamic time </w:t>
      </w:r>
      <w:proofErr w:type="spellStart"/>
      <w:r>
        <w:t>warping,"in</w:t>
      </w:r>
      <w:proofErr w:type="spellEnd"/>
      <w:r>
        <w:t xml:space="preserve"> Inform.</w:t>
      </w:r>
      <w:r>
        <w:rPr>
          <w:rFonts w:hint="eastAsia"/>
        </w:rPr>
        <w:t xml:space="preserve"> </w:t>
      </w:r>
      <w:r>
        <w:t>Retrieval for Music and Motion. Berlin,</w:t>
      </w:r>
      <w:r>
        <w:rPr>
          <w:rFonts w:hint="eastAsia"/>
        </w:rPr>
        <w:t xml:space="preserve"> </w:t>
      </w:r>
      <w:r>
        <w:t>Germany: Springer, 2007, pp. 69-84</w:t>
      </w:r>
    </w:p>
    <w:p w14:paraId="3B457984" w14:textId="67D86E81" w:rsidR="000C3D63" w:rsidRDefault="000C3D63" w:rsidP="000C3D63">
      <w:pPr>
        <w:numPr>
          <w:ilvl w:val="0"/>
          <w:numId w:val="3"/>
        </w:numPr>
        <w:spacing w:line="360" w:lineRule="auto"/>
      </w:pPr>
      <w:r w:rsidRPr="000C3D63">
        <w:t xml:space="preserve">M. </w:t>
      </w:r>
      <w:proofErr w:type="spellStart"/>
      <w:r w:rsidRPr="000C3D63">
        <w:t>Valstar</w:t>
      </w:r>
      <w:proofErr w:type="spellEnd"/>
      <w:r w:rsidRPr="000C3D63">
        <w:t>, et al., "AVEC 2013</w:t>
      </w:r>
      <w:proofErr w:type="gramStart"/>
      <w:r w:rsidRPr="000C3D63">
        <w:t>, ”in</w:t>
      </w:r>
      <w:proofErr w:type="gramEnd"/>
      <w:r w:rsidRPr="000C3D63">
        <w:t xml:space="preserve"> Proc.</w:t>
      </w:r>
      <w:r>
        <w:t xml:space="preserve"> </w:t>
      </w:r>
      <w:r w:rsidRPr="000C3D63">
        <w:t>ACM Int. Workshop Audio/Visual Emotion</w:t>
      </w:r>
      <w:r>
        <w:t xml:space="preserve"> </w:t>
      </w:r>
      <w:r w:rsidRPr="000C3D63">
        <w:t>Challenge, 2013, pp.3-10.</w:t>
      </w:r>
    </w:p>
    <w:p w14:paraId="75143615" w14:textId="1FC4ECDF" w:rsidR="000C3D63" w:rsidRDefault="000C3D63" w:rsidP="000C3D63">
      <w:pPr>
        <w:numPr>
          <w:ilvl w:val="0"/>
          <w:numId w:val="3"/>
        </w:numPr>
        <w:spacing w:line="360" w:lineRule="auto"/>
      </w:pPr>
      <w:r>
        <w:t xml:space="preserve">L.W. </w:t>
      </w:r>
      <w:proofErr w:type="spellStart"/>
      <w:r>
        <w:t>Barsalou</w:t>
      </w:r>
      <w:proofErr w:type="spellEnd"/>
      <w:r>
        <w:t>,"Grounded cognition</w:t>
      </w:r>
      <w:proofErr w:type="gramStart"/>
      <w:r>
        <w:t>,”</w:t>
      </w:r>
      <w:proofErr w:type="spellStart"/>
      <w:r>
        <w:t>Antnu</w:t>
      </w:r>
      <w:proofErr w:type="spellEnd"/>
      <w:proofErr w:type="gramEnd"/>
      <w:r>
        <w:t>.</w:t>
      </w:r>
      <w:r>
        <w:rPr>
          <w:rFonts w:hint="eastAsia"/>
        </w:rPr>
        <w:t xml:space="preserve"> </w:t>
      </w:r>
      <w:r>
        <w:t>Rev. Psychology, vol.59, pp. 617-645,2008.</w:t>
      </w:r>
    </w:p>
    <w:p w14:paraId="60BFF7A2" w14:textId="2CF3D3E0" w:rsidR="000C3D63" w:rsidRDefault="000C3D63" w:rsidP="000C3D63">
      <w:pPr>
        <w:numPr>
          <w:ilvl w:val="0"/>
          <w:numId w:val="3"/>
        </w:numPr>
        <w:spacing w:line="360" w:lineRule="auto"/>
      </w:pPr>
      <w:r>
        <w:t xml:space="preserve">N. </w:t>
      </w:r>
      <w:proofErr w:type="spellStart"/>
      <w:r>
        <w:t>Rasiwasia</w:t>
      </w:r>
      <w:proofErr w:type="spellEnd"/>
      <w:r>
        <w:t>, et al., "A new approach to</w:t>
      </w:r>
      <w:r>
        <w:rPr>
          <w:rFonts w:hint="eastAsia"/>
        </w:rPr>
        <w:t xml:space="preserve"> </w:t>
      </w:r>
      <w:r>
        <w:t>cross-modal multimedia retrieval," in Proc.19</w:t>
      </w:r>
      <w:r w:rsidRPr="000C3D63">
        <w:rPr>
          <w:vertAlign w:val="superscript"/>
        </w:rPr>
        <w:t>th</w:t>
      </w:r>
      <w:r>
        <w:rPr>
          <w:rFonts w:hint="eastAsia"/>
        </w:rPr>
        <w:t xml:space="preserve"> </w:t>
      </w:r>
      <w:r>
        <w:t>ACM Int. Conf. Multimedia, 2010, pp. 251-26</w:t>
      </w:r>
    </w:p>
    <w:p w14:paraId="2114119E" w14:textId="2E437813" w:rsidR="000C3D63" w:rsidRDefault="000C3D63" w:rsidP="000C3D63">
      <w:pPr>
        <w:numPr>
          <w:ilvl w:val="0"/>
          <w:numId w:val="3"/>
        </w:numPr>
        <w:spacing w:line="360" w:lineRule="auto"/>
      </w:pPr>
      <w:r>
        <w:t>F. Feng, X. Wang, and R. Li, "Cross-modal retrieval with correspondence autoencoder,” in P</w:t>
      </w:r>
      <w:r>
        <w:rPr>
          <w:rFonts w:hint="eastAsia"/>
        </w:rPr>
        <w:t>roc</w:t>
      </w:r>
      <w:r>
        <w:t>. 19</w:t>
      </w:r>
      <w:r w:rsidRPr="000C3D63">
        <w:rPr>
          <w:vertAlign w:val="superscript"/>
        </w:rPr>
        <w:t>th</w:t>
      </w:r>
      <w:r>
        <w:t xml:space="preserve"> ACM Int. Conf. Multimedia, 2014, pp. 7-16.</w:t>
      </w:r>
    </w:p>
    <w:p w14:paraId="4CE5E461" w14:textId="0992DD94" w:rsidR="00E13192" w:rsidRDefault="00E13192" w:rsidP="00E13192">
      <w:pPr>
        <w:numPr>
          <w:ilvl w:val="0"/>
          <w:numId w:val="3"/>
        </w:numPr>
        <w:spacing w:line="360" w:lineRule="auto"/>
      </w:pPr>
      <w:r>
        <w:t xml:space="preserve">Shanshan Feng, </w:t>
      </w:r>
      <w:proofErr w:type="spellStart"/>
      <w:r>
        <w:t>Xutao</w:t>
      </w:r>
      <w:proofErr w:type="spellEnd"/>
      <w:r>
        <w:t xml:space="preserve"> Li, </w:t>
      </w:r>
      <w:proofErr w:type="spellStart"/>
      <w:r>
        <w:t>Yifeng</w:t>
      </w:r>
      <w:proofErr w:type="spellEnd"/>
      <w:r>
        <w:t xml:space="preserve"> Zeng,</w:t>
      </w:r>
      <w:r>
        <w:rPr>
          <w:rFonts w:hint="eastAsia"/>
        </w:rPr>
        <w:t xml:space="preserve"> </w:t>
      </w:r>
      <w:r>
        <w:t xml:space="preserve">Gao Cong, and </w:t>
      </w:r>
      <w:proofErr w:type="spellStart"/>
      <w:r>
        <w:t>Yeow</w:t>
      </w:r>
      <w:proofErr w:type="spellEnd"/>
      <w:r>
        <w:t xml:space="preserve"> Meng Chee.</w:t>
      </w:r>
      <w:r>
        <w:rPr>
          <w:rFonts w:hint="eastAsia"/>
        </w:rPr>
        <w:t xml:space="preserve"> </w:t>
      </w:r>
      <w:r>
        <w:t>Personalized ranking metric embedding for</w:t>
      </w:r>
      <w:r>
        <w:rPr>
          <w:rFonts w:hint="eastAsia"/>
        </w:rPr>
        <w:t xml:space="preserve"> </w:t>
      </w:r>
      <w:r>
        <w:t>next new poi recommendation. In Proceeding</w:t>
      </w:r>
      <w:r>
        <w:rPr>
          <w:rFonts w:hint="eastAsia"/>
        </w:rPr>
        <w:t xml:space="preserve"> </w:t>
      </w:r>
      <w:proofErr w:type="gramStart"/>
      <w:r>
        <w:t>soft</w:t>
      </w:r>
      <w:proofErr w:type="gramEnd"/>
      <w:r>
        <w:t xml:space="preserve"> the 24h International Join </w:t>
      </w:r>
      <w:proofErr w:type="spellStart"/>
      <w:r>
        <w:t>tConference</w:t>
      </w:r>
      <w:proofErr w:type="spellEnd"/>
      <w:r>
        <w:t xml:space="preserve"> on</w:t>
      </w:r>
      <w:r>
        <w:rPr>
          <w:rFonts w:hint="eastAsia"/>
        </w:rPr>
        <w:t xml:space="preserve"> </w:t>
      </w:r>
      <w:r>
        <w:t>Artificial Intelligence, pages 2069- -2075, 2015.</w:t>
      </w:r>
      <w:bookmarkEnd w:id="11"/>
      <w:r>
        <w:t xml:space="preserve"> </w:t>
      </w:r>
    </w:p>
    <w:p w14:paraId="79AB47A6" w14:textId="4EE4D85C" w:rsidR="00E13192" w:rsidRDefault="00E13192" w:rsidP="00E13192">
      <w:pPr>
        <w:numPr>
          <w:ilvl w:val="0"/>
          <w:numId w:val="3"/>
        </w:numPr>
        <w:spacing w:line="360" w:lineRule="auto"/>
      </w:pPr>
      <w:bookmarkStart w:id="12" w:name="_Ref96462450"/>
      <w:proofErr w:type="spellStart"/>
      <w:r>
        <w:t>Ghim-EngYap</w:t>
      </w:r>
      <w:proofErr w:type="spellEnd"/>
      <w:r>
        <w:t>, Xiao-</w:t>
      </w:r>
      <w:proofErr w:type="spellStart"/>
      <w:r>
        <w:t>LiLi</w:t>
      </w:r>
      <w:proofErr w:type="spellEnd"/>
      <w:r>
        <w:t xml:space="preserve">, and </w:t>
      </w:r>
      <w:proofErr w:type="spellStart"/>
      <w:r>
        <w:t>PhilipYu</w:t>
      </w:r>
      <w:proofErr w:type="spellEnd"/>
      <w:r>
        <w:t>. Effective next-items recommendation via</w:t>
      </w:r>
      <w:r>
        <w:rPr>
          <w:rFonts w:hint="eastAsia"/>
        </w:rPr>
        <w:t xml:space="preserve"> </w:t>
      </w:r>
      <w:r>
        <w:t>personalized sequential pattern mining. In</w:t>
      </w:r>
      <w:r>
        <w:rPr>
          <w:rFonts w:hint="eastAsia"/>
        </w:rPr>
        <w:t xml:space="preserve"> </w:t>
      </w:r>
      <w:r>
        <w:t>Database Systems for Advanced Applications,</w:t>
      </w:r>
      <w:r>
        <w:rPr>
          <w:rFonts w:hint="eastAsia"/>
        </w:rPr>
        <w:t xml:space="preserve"> </w:t>
      </w:r>
      <w:r>
        <w:t>pages 48- -64, 2012</w:t>
      </w:r>
      <w:bookmarkEnd w:id="12"/>
    </w:p>
    <w:p w14:paraId="3C4D1292" w14:textId="5D46313C" w:rsidR="00E13192" w:rsidRDefault="00E13192" w:rsidP="00E13192">
      <w:pPr>
        <w:numPr>
          <w:ilvl w:val="0"/>
          <w:numId w:val="3"/>
        </w:numPr>
        <w:spacing w:line="360" w:lineRule="auto"/>
      </w:pPr>
      <w:r>
        <w:t xml:space="preserve">Florent </w:t>
      </w:r>
      <w:proofErr w:type="spellStart"/>
      <w:r>
        <w:t>Garcin</w:t>
      </w:r>
      <w:proofErr w:type="spellEnd"/>
      <w:r>
        <w:t xml:space="preserve">, Christos </w:t>
      </w:r>
      <w:proofErr w:type="spellStart"/>
      <w:r>
        <w:t>Dimitrakakis</w:t>
      </w:r>
      <w:proofErr w:type="spellEnd"/>
      <w:r>
        <w:t xml:space="preserve">, </w:t>
      </w:r>
      <w:proofErr w:type="spellStart"/>
      <w:r>
        <w:t>Boi</w:t>
      </w:r>
      <w:proofErr w:type="spellEnd"/>
      <w:r>
        <w:rPr>
          <w:rFonts w:hint="eastAsia"/>
        </w:rPr>
        <w:t xml:space="preserve"> </w:t>
      </w:r>
      <w:proofErr w:type="spellStart"/>
      <w:r>
        <w:t>Faltings</w:t>
      </w:r>
      <w:proofErr w:type="spellEnd"/>
      <w:r>
        <w:t>. Personalized news recommendation</w:t>
      </w:r>
      <w:r>
        <w:rPr>
          <w:rFonts w:hint="eastAsia"/>
        </w:rPr>
        <w:t xml:space="preserve"> </w:t>
      </w:r>
      <w:r>
        <w:t>with context trees. Proceedings of the 7th ACM</w:t>
      </w:r>
      <w:r>
        <w:rPr>
          <w:rFonts w:hint="eastAsia"/>
        </w:rPr>
        <w:t xml:space="preserve"> </w:t>
      </w:r>
      <w:r>
        <w:t>conference on Recommender systems October</w:t>
      </w:r>
      <w:r>
        <w:rPr>
          <w:rFonts w:hint="eastAsia"/>
        </w:rPr>
        <w:t xml:space="preserve"> </w:t>
      </w:r>
      <w:r>
        <w:t>2013 Pages 105-112</w:t>
      </w:r>
    </w:p>
    <w:p w14:paraId="68DBAE73" w14:textId="3298320A" w:rsidR="00E13192" w:rsidRDefault="00E13192" w:rsidP="00E13192">
      <w:pPr>
        <w:numPr>
          <w:ilvl w:val="0"/>
          <w:numId w:val="3"/>
        </w:numPr>
        <w:spacing w:line="360" w:lineRule="auto"/>
      </w:pPr>
      <w:bookmarkStart w:id="13" w:name="_Ref96462474"/>
      <w:r>
        <w:t xml:space="preserve">Shu Wu, </w:t>
      </w:r>
      <w:proofErr w:type="spellStart"/>
      <w:r>
        <w:t>Yuyuan</w:t>
      </w:r>
      <w:proofErr w:type="spellEnd"/>
      <w:r>
        <w:t xml:space="preserve"> Tang, and et al.</w:t>
      </w:r>
      <w:r>
        <w:rPr>
          <w:rFonts w:hint="eastAsia"/>
        </w:rPr>
        <w:t xml:space="preserve"> </w:t>
      </w:r>
      <w:proofErr w:type="spellStart"/>
      <w:r>
        <w:t>Sessionbased</w:t>
      </w:r>
      <w:proofErr w:type="spellEnd"/>
      <w:r>
        <w:t xml:space="preserve"> recommendation with graph</w:t>
      </w:r>
      <w:r>
        <w:rPr>
          <w:rFonts w:hint="eastAsia"/>
        </w:rPr>
        <w:t xml:space="preserve"> </w:t>
      </w:r>
      <w:r>
        <w:t xml:space="preserve">neural networks. </w:t>
      </w:r>
      <w:r>
        <w:lastRenderedPageBreak/>
        <w:t>In Proceedings of the 33</w:t>
      </w:r>
      <w:r w:rsidRPr="00E13192">
        <w:rPr>
          <w:vertAlign w:val="superscript"/>
        </w:rPr>
        <w:t>rd</w:t>
      </w:r>
      <w:r>
        <w:rPr>
          <w:rFonts w:hint="eastAsia"/>
        </w:rPr>
        <w:t xml:space="preserve"> </w:t>
      </w:r>
      <w:r>
        <w:t>AAAI Conference on Artificial Intelligence,</w:t>
      </w:r>
      <w:r>
        <w:rPr>
          <w:rFonts w:hint="eastAsia"/>
        </w:rPr>
        <w:t xml:space="preserve"> </w:t>
      </w:r>
      <w:r>
        <w:t>pages 1-9, 2019.</w:t>
      </w:r>
      <w:bookmarkEnd w:id="13"/>
    </w:p>
    <w:p w14:paraId="13C47CE2" w14:textId="7CE23724" w:rsidR="00E13192" w:rsidRDefault="00E13192" w:rsidP="00E13192">
      <w:pPr>
        <w:numPr>
          <w:ilvl w:val="0"/>
          <w:numId w:val="3"/>
        </w:numPr>
        <w:spacing w:line="360" w:lineRule="auto"/>
      </w:pPr>
      <w:bookmarkStart w:id="14" w:name="_Ref96462486"/>
      <w:proofErr w:type="spellStart"/>
      <w:r>
        <w:t>Jiaxi</w:t>
      </w:r>
      <w:proofErr w:type="spellEnd"/>
      <w:r>
        <w:t xml:space="preserve"> Tang and </w:t>
      </w:r>
      <w:proofErr w:type="spellStart"/>
      <w:r>
        <w:t>Ke</w:t>
      </w:r>
      <w:proofErr w:type="spellEnd"/>
      <w:r>
        <w:t xml:space="preserve"> Wang. Personalized top-n sequential recommendation via convolutional</w:t>
      </w:r>
      <w:r>
        <w:rPr>
          <w:rFonts w:hint="eastAsia"/>
        </w:rPr>
        <w:t xml:space="preserve"> </w:t>
      </w:r>
      <w:r>
        <w:t>sequence embedding. In Proceedings of the</w:t>
      </w:r>
      <w:r>
        <w:rPr>
          <w:rFonts w:hint="eastAsia"/>
        </w:rPr>
        <w:t xml:space="preserve"> </w:t>
      </w:r>
      <w:r>
        <w:t>11th ACM International Conference on Web</w:t>
      </w:r>
      <w:r>
        <w:rPr>
          <w:rFonts w:hint="eastAsia"/>
        </w:rPr>
        <w:t xml:space="preserve"> </w:t>
      </w:r>
      <w:r>
        <w:t>Search and Data Mining, pages 565- 573,</w:t>
      </w:r>
      <w:r>
        <w:rPr>
          <w:rFonts w:hint="eastAsia"/>
        </w:rPr>
        <w:t xml:space="preserve"> </w:t>
      </w:r>
      <w:r>
        <w:t>2018.</w:t>
      </w:r>
      <w:bookmarkEnd w:id="14"/>
    </w:p>
    <w:p w14:paraId="0D6A532C" w14:textId="72AD6113" w:rsidR="00E13192" w:rsidRDefault="00E13192" w:rsidP="00E13192">
      <w:pPr>
        <w:numPr>
          <w:ilvl w:val="0"/>
          <w:numId w:val="3"/>
        </w:numPr>
        <w:spacing w:line="360" w:lineRule="auto"/>
      </w:pPr>
      <w:proofErr w:type="spellStart"/>
      <w:r>
        <w:t>Fajie</w:t>
      </w:r>
      <w:proofErr w:type="spellEnd"/>
      <w:r>
        <w:t xml:space="preserve"> Yuan, Alexandros </w:t>
      </w:r>
      <w:proofErr w:type="spellStart"/>
      <w:r>
        <w:t>Karatzoglou</w:t>
      </w:r>
      <w:proofErr w:type="spellEnd"/>
      <w:r>
        <w:t>,</w:t>
      </w:r>
      <w:r>
        <w:rPr>
          <w:rFonts w:hint="eastAsia"/>
        </w:rPr>
        <w:t xml:space="preserve"> </w:t>
      </w:r>
      <w:proofErr w:type="spellStart"/>
      <w:r>
        <w:t>loannis</w:t>
      </w:r>
      <w:proofErr w:type="spellEnd"/>
      <w:r>
        <w:t xml:space="preserve"> </w:t>
      </w:r>
      <w:proofErr w:type="spellStart"/>
      <w:r>
        <w:t>Arapakis</w:t>
      </w:r>
      <w:proofErr w:type="spellEnd"/>
      <w:r>
        <w:t xml:space="preserve">, </w:t>
      </w:r>
      <w:proofErr w:type="spellStart"/>
      <w:r>
        <w:t>Joemon</w:t>
      </w:r>
      <w:proofErr w:type="spellEnd"/>
      <w:r>
        <w:t xml:space="preserve"> M Jose, and</w:t>
      </w:r>
      <w:r>
        <w:rPr>
          <w:rFonts w:hint="eastAsia"/>
        </w:rPr>
        <w:t xml:space="preserve"> </w:t>
      </w:r>
      <w:proofErr w:type="spellStart"/>
      <w:r>
        <w:t>Xiangnan</w:t>
      </w:r>
      <w:proofErr w:type="spellEnd"/>
      <w:r>
        <w:t xml:space="preserve"> He. A simple convolutional</w:t>
      </w:r>
      <w:r>
        <w:rPr>
          <w:rFonts w:hint="eastAsia"/>
        </w:rPr>
        <w:t xml:space="preserve"> </w:t>
      </w:r>
      <w:r>
        <w:t>generative network for next item</w:t>
      </w:r>
      <w:r>
        <w:rPr>
          <w:rFonts w:hint="eastAsia"/>
        </w:rPr>
        <w:t xml:space="preserve"> </w:t>
      </w:r>
      <w:r>
        <w:t>recommendation. In Proceedings of the 12</w:t>
      </w:r>
      <w:r w:rsidRPr="00E13192">
        <w:rPr>
          <w:vertAlign w:val="superscript"/>
        </w:rPr>
        <w:t>th</w:t>
      </w:r>
      <w:r>
        <w:rPr>
          <w:rFonts w:hint="eastAsia"/>
        </w:rPr>
        <w:t xml:space="preserve"> </w:t>
      </w:r>
      <w:r>
        <w:t>ACM International Conference on Web Search</w:t>
      </w:r>
      <w:r>
        <w:rPr>
          <w:rFonts w:hint="eastAsia"/>
        </w:rPr>
        <w:t xml:space="preserve"> </w:t>
      </w:r>
      <w:r>
        <w:t>and Data Mining, pages 582- -590, 2019.</w:t>
      </w:r>
    </w:p>
    <w:p w14:paraId="00720A6C" w14:textId="4E0479EA" w:rsidR="00E13192" w:rsidRDefault="00E13192" w:rsidP="00E13192">
      <w:pPr>
        <w:numPr>
          <w:ilvl w:val="0"/>
          <w:numId w:val="3"/>
        </w:numPr>
        <w:spacing w:line="360" w:lineRule="auto"/>
      </w:pPr>
      <w:bookmarkStart w:id="15" w:name="_Ref96462511"/>
      <w:r>
        <w:t xml:space="preserve">Massimo </w:t>
      </w:r>
      <w:proofErr w:type="spellStart"/>
      <w:r>
        <w:t>Quadrana</w:t>
      </w:r>
      <w:proofErr w:type="spellEnd"/>
      <w:r>
        <w:t>, Alexandros</w:t>
      </w:r>
      <w:r>
        <w:rPr>
          <w:rFonts w:hint="eastAsia"/>
        </w:rPr>
        <w:t xml:space="preserve"> </w:t>
      </w:r>
      <w:proofErr w:type="spellStart"/>
      <w:r>
        <w:t>Karatzoglou</w:t>
      </w:r>
      <w:proofErr w:type="spellEnd"/>
      <w:r>
        <w:t>, and et al. Personalizing session-based recommendations with hierarchical</w:t>
      </w:r>
      <w:r>
        <w:rPr>
          <w:rFonts w:hint="eastAsia"/>
        </w:rPr>
        <w:t xml:space="preserve"> </w:t>
      </w:r>
      <w:r>
        <w:t>recurrent neural networks. In Proceedings of</w:t>
      </w:r>
      <w:r>
        <w:rPr>
          <w:rFonts w:hint="eastAsia"/>
        </w:rPr>
        <w:t xml:space="preserve"> </w:t>
      </w:r>
      <w:r>
        <w:t>the 11th ACM Conference on Recommender</w:t>
      </w:r>
      <w:r>
        <w:rPr>
          <w:rFonts w:hint="eastAsia"/>
        </w:rPr>
        <w:t xml:space="preserve"> </w:t>
      </w:r>
      <w:r>
        <w:t>Systems, pages 130-137, 2017.</w:t>
      </w:r>
      <w:bookmarkEnd w:id="15"/>
    </w:p>
    <w:p w14:paraId="2DFC502D" w14:textId="7E6D60A2" w:rsidR="00E13192" w:rsidRDefault="00E13192" w:rsidP="00E13192">
      <w:pPr>
        <w:numPr>
          <w:ilvl w:val="0"/>
          <w:numId w:val="3"/>
        </w:numPr>
        <w:spacing w:line="360" w:lineRule="auto"/>
      </w:pPr>
      <w:bookmarkStart w:id="16" w:name="_Ref96462523"/>
      <w:r>
        <w:t>Ruining He, Julian McAuley. Fusing</w:t>
      </w:r>
      <w:r>
        <w:rPr>
          <w:rFonts w:hint="eastAsia"/>
        </w:rPr>
        <w:t xml:space="preserve"> </w:t>
      </w:r>
      <w:r>
        <w:t>Similarity Models with Markov Chains for</w:t>
      </w:r>
      <w:r>
        <w:rPr>
          <w:rFonts w:hint="eastAsia"/>
        </w:rPr>
        <w:t xml:space="preserve"> </w:t>
      </w:r>
      <w:r>
        <w:t>Sparse Sequential Recommendation.</w:t>
      </w:r>
      <w:bookmarkEnd w:id="16"/>
    </w:p>
    <w:p w14:paraId="1CC5D223" w14:textId="551784CD" w:rsidR="00E13192" w:rsidRDefault="00E13192" w:rsidP="00E13192">
      <w:pPr>
        <w:numPr>
          <w:ilvl w:val="0"/>
          <w:numId w:val="3"/>
        </w:numPr>
        <w:spacing w:line="360" w:lineRule="auto"/>
      </w:pPr>
      <w:bookmarkStart w:id="17" w:name="_Ref96462528"/>
      <w:proofErr w:type="spellStart"/>
      <w:r>
        <w:t>Balazs</w:t>
      </w:r>
      <w:proofErr w:type="spellEnd"/>
      <w:r>
        <w:t xml:space="preserve"> </w:t>
      </w:r>
      <w:proofErr w:type="spellStart"/>
      <w:r>
        <w:t>Hidasi</w:t>
      </w:r>
      <w:proofErr w:type="spellEnd"/>
      <w:r>
        <w:t xml:space="preserve">, Alexandros </w:t>
      </w:r>
      <w:proofErr w:type="spellStart"/>
      <w:r>
        <w:t>Karatzoglou</w:t>
      </w:r>
      <w:proofErr w:type="spellEnd"/>
      <w:r>
        <w:t>,</w:t>
      </w:r>
      <w:r>
        <w:rPr>
          <w:rFonts w:hint="eastAsia"/>
        </w:rPr>
        <w:t xml:space="preserve"> </w:t>
      </w:r>
      <w:r>
        <w:t xml:space="preserve">Linas </w:t>
      </w:r>
      <w:proofErr w:type="spellStart"/>
      <w:r>
        <w:t>Baltrunas</w:t>
      </w:r>
      <w:proofErr w:type="spellEnd"/>
      <w:r>
        <w:t xml:space="preserve">, </w:t>
      </w:r>
      <w:proofErr w:type="spellStart"/>
      <w:r>
        <w:t>Domonkos</w:t>
      </w:r>
      <w:proofErr w:type="spellEnd"/>
      <w:r>
        <w:t xml:space="preserve"> </w:t>
      </w:r>
      <w:proofErr w:type="spellStart"/>
      <w:r>
        <w:t>Tikk</w:t>
      </w:r>
      <w:proofErr w:type="spellEnd"/>
      <w:r>
        <w:t>. Session-based Recommendations with Recurrent</w:t>
      </w:r>
      <w:r>
        <w:rPr>
          <w:rFonts w:hint="eastAsia"/>
        </w:rPr>
        <w:t xml:space="preserve"> </w:t>
      </w:r>
      <w:r>
        <w:t>Neural Networks.</w:t>
      </w:r>
      <w:bookmarkEnd w:id="17"/>
    </w:p>
    <w:p w14:paraId="024E85A5" w14:textId="303E8F0E" w:rsidR="00E13192" w:rsidRDefault="00E13192" w:rsidP="00E13192">
      <w:pPr>
        <w:numPr>
          <w:ilvl w:val="0"/>
          <w:numId w:val="3"/>
        </w:numPr>
        <w:spacing w:line="360" w:lineRule="auto"/>
      </w:pPr>
      <w:bookmarkStart w:id="18" w:name="_Ref96462538"/>
      <w:proofErr w:type="spellStart"/>
      <w:r>
        <w:t>Jiaxi</w:t>
      </w:r>
      <w:proofErr w:type="spellEnd"/>
      <w:r>
        <w:t xml:space="preserve"> Tang, Francois </w:t>
      </w:r>
      <w:proofErr w:type="spellStart"/>
      <w:r>
        <w:t>Belletti</w:t>
      </w:r>
      <w:proofErr w:type="spellEnd"/>
      <w:r>
        <w:t xml:space="preserve">, Sagar Jain, </w:t>
      </w:r>
      <w:proofErr w:type="spellStart"/>
      <w:r>
        <w:t>Minmin</w:t>
      </w:r>
      <w:proofErr w:type="spellEnd"/>
      <w:r>
        <w:t xml:space="preserve"> Chen, Alex </w:t>
      </w:r>
      <w:proofErr w:type="spellStart"/>
      <w:r>
        <w:t>Beutel</w:t>
      </w:r>
      <w:proofErr w:type="spellEnd"/>
      <w:r>
        <w:t>, Can Xu, Ed H. Chi.</w:t>
      </w:r>
      <w:r>
        <w:rPr>
          <w:rFonts w:hint="eastAsia"/>
        </w:rPr>
        <w:t xml:space="preserve"> </w:t>
      </w:r>
      <w:r>
        <w:t>Towards Neural Mixture Recommender for</w:t>
      </w:r>
      <w:r>
        <w:rPr>
          <w:rFonts w:hint="eastAsia"/>
        </w:rPr>
        <w:t xml:space="preserve"> </w:t>
      </w:r>
      <w:r>
        <w:t>Long Range Dependent User Sequences. The</w:t>
      </w:r>
      <w:r>
        <w:rPr>
          <w:rFonts w:hint="eastAsia"/>
        </w:rPr>
        <w:t xml:space="preserve"> </w:t>
      </w:r>
      <w:r>
        <w:t>World Wide Web Conference May 2019 Pages</w:t>
      </w:r>
      <w:r>
        <w:rPr>
          <w:rFonts w:hint="eastAsia"/>
        </w:rPr>
        <w:t xml:space="preserve"> </w:t>
      </w:r>
      <w:r>
        <w:t>1782- -1793.</w:t>
      </w:r>
      <w:bookmarkEnd w:id="18"/>
    </w:p>
    <w:p w14:paraId="6B02E9BE" w14:textId="14532E72" w:rsidR="00E5468F" w:rsidRDefault="00E5468F" w:rsidP="00E5468F">
      <w:pPr>
        <w:numPr>
          <w:ilvl w:val="0"/>
          <w:numId w:val="3"/>
        </w:numPr>
        <w:spacing w:line="360" w:lineRule="auto"/>
      </w:pPr>
      <w:bookmarkStart w:id="19" w:name="_Ref96462943"/>
      <w:r>
        <w:t xml:space="preserve">Tomas </w:t>
      </w:r>
      <w:proofErr w:type="spellStart"/>
      <w:r>
        <w:t>Mikolov</w:t>
      </w:r>
      <w:proofErr w:type="spellEnd"/>
      <w:r>
        <w:t xml:space="preserve">, Ilya </w:t>
      </w:r>
      <w:proofErr w:type="spellStart"/>
      <w:r>
        <w:t>Sutskever</w:t>
      </w:r>
      <w:proofErr w:type="spellEnd"/>
      <w:r>
        <w:t xml:space="preserve">, Kai Chen, Greg S </w:t>
      </w:r>
      <w:proofErr w:type="spellStart"/>
      <w:r>
        <w:t>Corrado</w:t>
      </w:r>
      <w:proofErr w:type="spellEnd"/>
      <w:r>
        <w:t>, and Jeff Dean. 2013.</w:t>
      </w:r>
      <w:r>
        <w:rPr>
          <w:rFonts w:hint="eastAsia"/>
        </w:rPr>
        <w:t xml:space="preserve"> </w:t>
      </w:r>
      <w:r>
        <w:t>Distributed representations of words and phrases and their compositionality. In</w:t>
      </w:r>
      <w:r>
        <w:rPr>
          <w:rFonts w:hint="eastAsia"/>
        </w:rPr>
        <w:t xml:space="preserve"> </w:t>
      </w:r>
      <w:r>
        <w:t>Advances in neural information processing systems. 3111–3119.</w:t>
      </w:r>
      <w:bookmarkEnd w:id="19"/>
    </w:p>
    <w:p w14:paraId="5629766C" w14:textId="0D3B8E3B" w:rsidR="00E5468F" w:rsidRDefault="00E5468F" w:rsidP="00E5468F">
      <w:pPr>
        <w:numPr>
          <w:ilvl w:val="0"/>
          <w:numId w:val="3"/>
        </w:numPr>
        <w:spacing w:line="360" w:lineRule="auto"/>
      </w:pPr>
      <w:bookmarkStart w:id="20" w:name="_Ref96462948"/>
      <w:r>
        <w:t xml:space="preserve">Sanjeev Arora, </w:t>
      </w:r>
      <w:proofErr w:type="spellStart"/>
      <w:r>
        <w:t>Yingyu</w:t>
      </w:r>
      <w:proofErr w:type="spellEnd"/>
      <w:r>
        <w:t xml:space="preserve"> Liang, and </w:t>
      </w:r>
      <w:proofErr w:type="spellStart"/>
      <w:r>
        <w:t>Tengyu</w:t>
      </w:r>
      <w:proofErr w:type="spellEnd"/>
      <w:r>
        <w:t xml:space="preserve"> Ma. 2016. A simple but tough-to-beat</w:t>
      </w:r>
      <w:r>
        <w:rPr>
          <w:rFonts w:hint="eastAsia"/>
        </w:rPr>
        <w:t xml:space="preserve"> </w:t>
      </w:r>
      <w:r>
        <w:t>baseline for sentence embeddings. (2016).</w:t>
      </w:r>
      <w:bookmarkEnd w:id="20"/>
    </w:p>
    <w:p w14:paraId="40CC3511" w14:textId="15B78B1F" w:rsidR="00E5468F" w:rsidRDefault="00E5468F" w:rsidP="00E5468F">
      <w:pPr>
        <w:numPr>
          <w:ilvl w:val="0"/>
          <w:numId w:val="3"/>
        </w:numPr>
        <w:spacing w:line="360" w:lineRule="auto"/>
      </w:pPr>
      <w:bookmarkStart w:id="21" w:name="_Ref96462953"/>
      <w:proofErr w:type="spellStart"/>
      <w:r>
        <w:t>Kaiming</w:t>
      </w:r>
      <w:proofErr w:type="spellEnd"/>
      <w:r>
        <w:t xml:space="preserve"> He, </w:t>
      </w:r>
      <w:proofErr w:type="spellStart"/>
      <w:r>
        <w:t>Xiangyu</w:t>
      </w:r>
      <w:proofErr w:type="spellEnd"/>
      <w:r>
        <w:t xml:space="preserve"> Zhang, </w:t>
      </w:r>
      <w:proofErr w:type="spellStart"/>
      <w:r>
        <w:t>Shaoqing</w:t>
      </w:r>
      <w:proofErr w:type="spellEnd"/>
      <w:r>
        <w:t xml:space="preserve"> Ren, and Jian Sun. 2016. Deep residual</w:t>
      </w:r>
      <w:r>
        <w:rPr>
          <w:rFonts w:hint="eastAsia"/>
        </w:rPr>
        <w:t xml:space="preserve"> </w:t>
      </w:r>
      <w:r>
        <w:t>learning for image recognition. In Proceedings of the IEEE conference on computer</w:t>
      </w:r>
      <w:r>
        <w:rPr>
          <w:rFonts w:hint="eastAsia"/>
        </w:rPr>
        <w:t xml:space="preserve"> </w:t>
      </w:r>
      <w:r>
        <w:t>vision and pattern recognition. 770–778.</w:t>
      </w:r>
      <w:bookmarkEnd w:id="21"/>
    </w:p>
    <w:p w14:paraId="1705538F" w14:textId="6D624AAA" w:rsidR="00E13192" w:rsidRDefault="00E5468F" w:rsidP="00704334">
      <w:pPr>
        <w:numPr>
          <w:ilvl w:val="0"/>
          <w:numId w:val="3"/>
        </w:numPr>
        <w:spacing w:line="360" w:lineRule="auto"/>
      </w:pPr>
      <w:bookmarkStart w:id="22" w:name="_Ref96462958"/>
      <w:r>
        <w:t xml:space="preserve">Jia Deng, Wei Dong, Richard </w:t>
      </w:r>
      <w:proofErr w:type="spellStart"/>
      <w:r>
        <w:t>Socher</w:t>
      </w:r>
      <w:proofErr w:type="spellEnd"/>
      <w:r>
        <w:t xml:space="preserve">, Li-Jia Li, Kai Li, and Li Fei-Fei. 2009. </w:t>
      </w:r>
      <w:proofErr w:type="spellStart"/>
      <w:r>
        <w:t>Imagenet</w:t>
      </w:r>
      <w:proofErr w:type="spellEnd"/>
      <w:r>
        <w:t>:</w:t>
      </w:r>
      <w:r>
        <w:rPr>
          <w:rFonts w:hint="eastAsia"/>
        </w:rPr>
        <w:t xml:space="preserve"> </w:t>
      </w:r>
      <w:r>
        <w:t>A large-scale hierarchical image database. In 2009 IEEE conference on computer</w:t>
      </w:r>
      <w:r>
        <w:rPr>
          <w:rFonts w:hint="eastAsia"/>
        </w:rPr>
        <w:t xml:space="preserve"> </w:t>
      </w:r>
      <w:r>
        <w:t xml:space="preserve">vision and pattern recognition. </w:t>
      </w:r>
      <w:proofErr w:type="spellStart"/>
      <w:r>
        <w:t>Ieee</w:t>
      </w:r>
      <w:proofErr w:type="spellEnd"/>
      <w:r>
        <w:t>, 248–255.</w:t>
      </w:r>
      <w:bookmarkEnd w:id="22"/>
    </w:p>
    <w:p w14:paraId="6ED74CD2" w14:textId="28705B22" w:rsidR="000C3D63" w:rsidRDefault="000C3D63" w:rsidP="00704334">
      <w:pPr>
        <w:numPr>
          <w:ilvl w:val="0"/>
          <w:numId w:val="3"/>
        </w:numPr>
        <w:spacing w:line="360" w:lineRule="auto"/>
      </w:pPr>
      <w:r>
        <w:t>Jianxin Chang, Chen Gao, Yu Zheng, Yiqun Hui, Yanan Niu, Yang Song, Depeng Jin, Yong Li. Sequential Recommendation with Graph Neural Networks. Proceedings of the 44th Internat</w:t>
      </w:r>
      <w:r>
        <w:lastRenderedPageBreak/>
        <w:t>ional ACM SIGIR Conference on Research and Development in Information Retrieval July 2021 Pages 378- -387</w:t>
      </w:r>
    </w:p>
    <w:p w14:paraId="7964DEA5" w14:textId="55F79DC7" w:rsidR="000C3D63" w:rsidRDefault="000C3D63" w:rsidP="00704334">
      <w:pPr>
        <w:numPr>
          <w:ilvl w:val="0"/>
          <w:numId w:val="3"/>
        </w:numPr>
        <w:spacing w:line="360" w:lineRule="auto"/>
      </w:pPr>
      <w:r>
        <w:t>Rui Sun, Xuezhi Cao, Yan </w:t>
      </w:r>
      <w:proofErr w:type="gramStart"/>
      <w:r>
        <w:t>Zhao,JunchenWan</w:t>
      </w:r>
      <w:proofErr w:type="gramEnd"/>
      <w:r>
        <w:t>, Kun Zhou, Fuzheng Zhang, ZhongyuaWang, Kai Zheng. Multimodal Knowledge Graphs for Recommender Systems. CIlKM 20: Proceedings of the 29th ACM International Conference on Information &amp; Knowledge Management October 2020 Pages 1405-1414</w:t>
      </w:r>
    </w:p>
    <w:p w14:paraId="176CB283" w14:textId="12A25DC7" w:rsidR="000C3D63" w:rsidRDefault="000C3D63" w:rsidP="00704334">
      <w:pPr>
        <w:numPr>
          <w:ilvl w:val="0"/>
          <w:numId w:val="3"/>
        </w:numPr>
        <w:spacing w:line="360" w:lineRule="auto"/>
      </w:pPr>
      <w:r>
        <w:t>Yinwei Wei, Xuezhi Cao, Yan Zhao, Junchen Wan, Kun Zhou, Fuzheng Zhang, Zhongyuan Wang, Kai Zheng. MMGCN: Multimodal Graph Convolution Network for Personalized Recommendation. CIKM 2020,1405-1414</w:t>
      </w:r>
    </w:p>
    <w:p w14:paraId="12D554EC" w14:textId="60F4F612" w:rsidR="00E13192" w:rsidRDefault="00E13192" w:rsidP="00E13192">
      <w:pPr>
        <w:numPr>
          <w:ilvl w:val="0"/>
          <w:numId w:val="3"/>
        </w:numPr>
        <w:spacing w:line="360" w:lineRule="auto"/>
      </w:pPr>
      <w:r>
        <w:rPr>
          <w:rFonts w:hint="eastAsia"/>
        </w:rPr>
        <w:t>周志华</w:t>
      </w:r>
      <w:r>
        <w:rPr>
          <w:rFonts w:hint="eastAsia"/>
        </w:rPr>
        <w:t xml:space="preserve">. </w:t>
      </w:r>
      <w:r>
        <w:rPr>
          <w:rFonts w:hint="eastAsia"/>
        </w:rPr>
        <w:t>机器学习</w:t>
      </w:r>
      <w:r>
        <w:rPr>
          <w:rFonts w:hint="eastAsia"/>
        </w:rPr>
        <w:t>[M].</w:t>
      </w:r>
      <w:r>
        <w:rPr>
          <w:rFonts w:hint="eastAsia"/>
        </w:rPr>
        <w:t>北京</w:t>
      </w:r>
      <w:r>
        <w:rPr>
          <w:rFonts w:hint="eastAsia"/>
        </w:rPr>
        <w:t>:</w:t>
      </w:r>
      <w:r>
        <w:rPr>
          <w:rFonts w:hint="eastAsia"/>
        </w:rPr>
        <w:t>清华大学出版社</w:t>
      </w:r>
      <w:r>
        <w:rPr>
          <w:rFonts w:hint="eastAsia"/>
        </w:rPr>
        <w:t>, 2016</w:t>
      </w:r>
      <w:r>
        <w:rPr>
          <w:rFonts w:hint="eastAsia"/>
        </w:rPr>
        <w:t>年</w:t>
      </w:r>
      <w:r>
        <w:rPr>
          <w:rFonts w:hint="eastAsia"/>
        </w:rPr>
        <w:t>1</w:t>
      </w:r>
      <w:r>
        <w:rPr>
          <w:rFonts w:hint="eastAsia"/>
        </w:rPr>
        <w:t>月</w:t>
      </w:r>
    </w:p>
    <w:p w14:paraId="36226B13" w14:textId="77777777" w:rsidR="00835E58" w:rsidRDefault="00835E58" w:rsidP="00835E58"/>
    <w:p w14:paraId="332A8F26" w14:textId="77777777" w:rsidR="00835E58" w:rsidRPr="00A33138" w:rsidRDefault="00835E58" w:rsidP="00835E58"/>
    <w:p w14:paraId="02C2713C" w14:textId="77777777" w:rsidR="00FA4C8F" w:rsidRDefault="00E25683">
      <w:commentRangeStart w:id="23"/>
      <w:commentRangeEnd w:id="23"/>
      <w:r>
        <w:rPr>
          <w:rStyle w:val="a9"/>
        </w:rPr>
        <w:commentReference w:id="23"/>
      </w:r>
    </w:p>
    <w:sectPr w:rsidR="00FA4C8F" w:rsidSect="00B77C32">
      <w:headerReference w:type="default" r:id="rId14"/>
      <w:footerReference w:type="default" r:id="rId15"/>
      <w:type w:val="continuous"/>
      <w:pgSz w:w="11906" w:h="16838"/>
      <w:pgMar w:top="1440" w:right="1800"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fnatic@163.com" w:date="2022-02-26T12:25:00Z" w:initials="f">
    <w:p w14:paraId="6AB3C377" w14:textId="3C432697" w:rsidR="00B6092D" w:rsidRDefault="00B6092D">
      <w:pPr>
        <w:pStyle w:val="aa"/>
      </w:pPr>
      <w:r>
        <w:rPr>
          <w:rStyle w:val="a9"/>
        </w:rPr>
        <w:annotationRef/>
      </w:r>
      <w:r>
        <w:rPr>
          <w:rFonts w:hint="eastAsia"/>
        </w:rPr>
        <w:t>题目不对吧</w:t>
      </w:r>
      <w:r w:rsidR="00A01C4B">
        <w:rPr>
          <w:rFonts w:hint="eastAsia"/>
        </w:rPr>
        <w:t>，建议改为</w:t>
      </w:r>
      <w:r w:rsidR="00A01C4B">
        <w:rPr>
          <w:rFonts w:hint="eastAsia"/>
        </w:rPr>
        <w:t xml:space="preserve"> </w:t>
      </w:r>
      <w:r w:rsidR="00A01C4B">
        <w:t>“</w:t>
      </w:r>
      <w:r w:rsidR="00A01C4B">
        <w:rPr>
          <w:rFonts w:hint="eastAsia"/>
        </w:rPr>
        <w:t>基于多模态表征学习的序列推荐算法研究</w:t>
      </w:r>
      <w:r w:rsidR="00A01C4B">
        <w:t>”</w:t>
      </w:r>
    </w:p>
  </w:comment>
  <w:comment w:id="3" w:author="fnatic@163.com" w:date="2022-02-26T12:26:00Z" w:initials="f">
    <w:p w14:paraId="78F187A2" w14:textId="246B4C38" w:rsidR="00B6092D" w:rsidRDefault="00B6092D">
      <w:pPr>
        <w:pStyle w:val="aa"/>
      </w:pPr>
      <w:r>
        <w:rPr>
          <w:rStyle w:val="a9"/>
        </w:rPr>
        <w:annotationRef/>
      </w:r>
      <w:r>
        <w:rPr>
          <w:rFonts w:hint="eastAsia"/>
        </w:rPr>
        <w:t>写的不通顺</w:t>
      </w:r>
    </w:p>
  </w:comment>
  <w:comment w:id="4" w:author="fnatic@163.com" w:date="2022-02-26T12:26:00Z" w:initials="f">
    <w:p w14:paraId="453990A4" w14:textId="74392780" w:rsidR="00B6092D" w:rsidRDefault="00B6092D">
      <w:pPr>
        <w:pStyle w:val="aa"/>
      </w:pPr>
      <w:r>
        <w:rPr>
          <w:rStyle w:val="a9"/>
        </w:rPr>
        <w:annotationRef/>
      </w:r>
      <w:r>
        <w:rPr>
          <w:rFonts w:hint="eastAsia"/>
        </w:rPr>
        <w:t>没有体现出为什么要研究序列推荐算法，或者说序列推荐算法的应用场景和研究动机</w:t>
      </w:r>
    </w:p>
  </w:comment>
  <w:comment w:id="5" w:author="fnatic@163.com" w:date="2022-02-26T12:28:00Z" w:initials="f">
    <w:p w14:paraId="2025F500" w14:textId="6E4212DC" w:rsidR="00E25683" w:rsidRDefault="00E25683">
      <w:pPr>
        <w:pStyle w:val="aa"/>
        <w:rPr>
          <w:rFonts w:hint="eastAsia"/>
        </w:rPr>
      </w:pPr>
      <w:r>
        <w:rPr>
          <w:rStyle w:val="a9"/>
        </w:rPr>
        <w:annotationRef/>
      </w:r>
      <w:r>
        <w:rPr>
          <w:rFonts w:hint="eastAsia"/>
        </w:rPr>
        <w:t>分段不要太多</w:t>
      </w:r>
    </w:p>
  </w:comment>
  <w:comment w:id="10" w:author="fnatic@163.com" w:date="2022-02-26T12:29:00Z" w:initials="f">
    <w:p w14:paraId="08AD83FD" w14:textId="5EC9A73E" w:rsidR="00E25683" w:rsidRDefault="00E25683">
      <w:pPr>
        <w:pStyle w:val="aa"/>
      </w:pPr>
      <w:r>
        <w:rPr>
          <w:rStyle w:val="a9"/>
        </w:rPr>
        <w:annotationRef/>
      </w:r>
      <w:r>
        <w:rPr>
          <w:rFonts w:hint="eastAsia"/>
        </w:rPr>
        <w:t>进度安排时间上是否有问题</w:t>
      </w:r>
    </w:p>
  </w:comment>
  <w:comment w:id="23" w:author="fnatic@163.com" w:date="2022-02-26T12:30:00Z" w:initials="f">
    <w:p w14:paraId="1EE0E989" w14:textId="76CA3BB6" w:rsidR="00E25683" w:rsidRDefault="00E25683">
      <w:pPr>
        <w:pStyle w:val="aa"/>
      </w:pPr>
      <w:r>
        <w:rPr>
          <w:rStyle w:val="a9"/>
        </w:rPr>
        <w:annotationRef/>
      </w:r>
      <w:r>
        <w:rPr>
          <w:rFonts w:hint="eastAsia"/>
        </w:rPr>
        <w:t>最后面好像有个评分表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AB3C377" w15:done="0"/>
  <w15:commentEx w15:paraId="78F187A2" w15:done="0"/>
  <w15:commentEx w15:paraId="453990A4" w15:done="0"/>
  <w15:commentEx w15:paraId="2025F500" w15:done="0"/>
  <w15:commentEx w15:paraId="08AD83FD" w15:done="0"/>
  <w15:commentEx w15:paraId="1EE0E9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C49AD1" w16cex:dateUtc="2022-02-26T04:25:00Z"/>
  <w16cex:commentExtensible w16cex:durableId="25C49AE4" w16cex:dateUtc="2022-02-26T04:26:00Z"/>
  <w16cex:commentExtensible w16cex:durableId="25C49B00" w16cex:dateUtc="2022-02-26T04:26:00Z"/>
  <w16cex:commentExtensible w16cex:durableId="25C49B52" w16cex:dateUtc="2022-02-26T04:28:00Z"/>
  <w16cex:commentExtensible w16cex:durableId="25C49BBD" w16cex:dateUtc="2022-02-26T04:29:00Z"/>
  <w16cex:commentExtensible w16cex:durableId="25C49BDC" w16cex:dateUtc="2022-02-26T0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AB3C377" w16cid:durableId="25C49AD1"/>
  <w16cid:commentId w16cid:paraId="78F187A2" w16cid:durableId="25C49AE4"/>
  <w16cid:commentId w16cid:paraId="453990A4" w16cid:durableId="25C49B00"/>
  <w16cid:commentId w16cid:paraId="2025F500" w16cid:durableId="25C49B52"/>
  <w16cid:commentId w16cid:paraId="08AD83FD" w16cid:durableId="25C49BBD"/>
  <w16cid:commentId w16cid:paraId="1EE0E989" w16cid:durableId="25C49B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F6F4C7" w14:textId="77777777" w:rsidR="007F112E" w:rsidRDefault="007F112E">
      <w:r>
        <w:separator/>
      </w:r>
    </w:p>
  </w:endnote>
  <w:endnote w:type="continuationSeparator" w:id="0">
    <w:p w14:paraId="3D974BDF" w14:textId="77777777" w:rsidR="007F112E" w:rsidRDefault="007F11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华文细黑">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楷体_GB2312">
    <w:altName w:val="微软雅黑"/>
    <w:panose1 w:val="020B0604020202020204"/>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53133" w14:textId="77777777" w:rsidR="00704334" w:rsidRDefault="00704334" w:rsidP="00B77C32">
    <w:pPr>
      <w:pStyle w:val="a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81EBC8" w14:textId="77777777" w:rsidR="007F112E" w:rsidRDefault="007F112E">
      <w:r>
        <w:separator/>
      </w:r>
    </w:p>
  </w:footnote>
  <w:footnote w:type="continuationSeparator" w:id="0">
    <w:p w14:paraId="281E7509" w14:textId="77777777" w:rsidR="007F112E" w:rsidRDefault="007F11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66B93" w14:textId="77777777" w:rsidR="00704334" w:rsidRPr="00C25726" w:rsidRDefault="0070433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227377"/>
    <w:multiLevelType w:val="hybridMultilevel"/>
    <w:tmpl w:val="CE38BF12"/>
    <w:lvl w:ilvl="0" w:tplc="A484FF96">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D320981"/>
    <w:multiLevelType w:val="hybridMultilevel"/>
    <w:tmpl w:val="114624CA"/>
    <w:lvl w:ilvl="0" w:tplc="D0EEF26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2F3A0E31"/>
    <w:multiLevelType w:val="hybridMultilevel"/>
    <w:tmpl w:val="03A05B84"/>
    <w:lvl w:ilvl="0" w:tplc="0409000F">
      <w:start w:val="1"/>
      <w:numFmt w:val="decimal"/>
      <w:lvlText w:val="%1."/>
      <w:lvlJc w:val="left"/>
      <w:pPr>
        <w:ind w:left="857" w:hanging="420"/>
      </w:pPr>
    </w:lvl>
    <w:lvl w:ilvl="1" w:tplc="04090019" w:tentative="1">
      <w:start w:val="1"/>
      <w:numFmt w:val="lowerLetter"/>
      <w:lvlText w:val="%2)"/>
      <w:lvlJc w:val="left"/>
      <w:pPr>
        <w:ind w:left="1277" w:hanging="420"/>
      </w:pPr>
    </w:lvl>
    <w:lvl w:ilvl="2" w:tplc="0409001B" w:tentative="1">
      <w:start w:val="1"/>
      <w:numFmt w:val="lowerRoman"/>
      <w:lvlText w:val="%3."/>
      <w:lvlJc w:val="right"/>
      <w:pPr>
        <w:ind w:left="1697" w:hanging="420"/>
      </w:pPr>
    </w:lvl>
    <w:lvl w:ilvl="3" w:tplc="0409000F" w:tentative="1">
      <w:start w:val="1"/>
      <w:numFmt w:val="decimal"/>
      <w:lvlText w:val="%4."/>
      <w:lvlJc w:val="left"/>
      <w:pPr>
        <w:ind w:left="2117" w:hanging="420"/>
      </w:pPr>
    </w:lvl>
    <w:lvl w:ilvl="4" w:tplc="04090019" w:tentative="1">
      <w:start w:val="1"/>
      <w:numFmt w:val="lowerLetter"/>
      <w:lvlText w:val="%5)"/>
      <w:lvlJc w:val="left"/>
      <w:pPr>
        <w:ind w:left="2537" w:hanging="420"/>
      </w:pPr>
    </w:lvl>
    <w:lvl w:ilvl="5" w:tplc="0409001B" w:tentative="1">
      <w:start w:val="1"/>
      <w:numFmt w:val="lowerRoman"/>
      <w:lvlText w:val="%6."/>
      <w:lvlJc w:val="right"/>
      <w:pPr>
        <w:ind w:left="2957" w:hanging="420"/>
      </w:pPr>
    </w:lvl>
    <w:lvl w:ilvl="6" w:tplc="0409000F" w:tentative="1">
      <w:start w:val="1"/>
      <w:numFmt w:val="decimal"/>
      <w:lvlText w:val="%7."/>
      <w:lvlJc w:val="left"/>
      <w:pPr>
        <w:ind w:left="3377" w:hanging="420"/>
      </w:pPr>
    </w:lvl>
    <w:lvl w:ilvl="7" w:tplc="04090019" w:tentative="1">
      <w:start w:val="1"/>
      <w:numFmt w:val="lowerLetter"/>
      <w:lvlText w:val="%8)"/>
      <w:lvlJc w:val="left"/>
      <w:pPr>
        <w:ind w:left="3797" w:hanging="420"/>
      </w:pPr>
    </w:lvl>
    <w:lvl w:ilvl="8" w:tplc="0409001B" w:tentative="1">
      <w:start w:val="1"/>
      <w:numFmt w:val="lowerRoman"/>
      <w:lvlText w:val="%9."/>
      <w:lvlJc w:val="right"/>
      <w:pPr>
        <w:ind w:left="4217" w:hanging="420"/>
      </w:pPr>
    </w:lvl>
  </w:abstractNum>
  <w:abstractNum w:abstractNumId="3" w15:restartNumberingAfterBreak="0">
    <w:nsid w:val="4EBD6AE8"/>
    <w:multiLevelType w:val="hybridMultilevel"/>
    <w:tmpl w:val="03A05B84"/>
    <w:lvl w:ilvl="0" w:tplc="0409000F">
      <w:start w:val="1"/>
      <w:numFmt w:val="decimal"/>
      <w:lvlText w:val="%1."/>
      <w:lvlJc w:val="left"/>
      <w:pPr>
        <w:ind w:left="857" w:hanging="420"/>
      </w:pPr>
    </w:lvl>
    <w:lvl w:ilvl="1" w:tplc="04090019" w:tentative="1">
      <w:start w:val="1"/>
      <w:numFmt w:val="lowerLetter"/>
      <w:lvlText w:val="%2)"/>
      <w:lvlJc w:val="left"/>
      <w:pPr>
        <w:ind w:left="1277" w:hanging="420"/>
      </w:pPr>
    </w:lvl>
    <w:lvl w:ilvl="2" w:tplc="0409001B" w:tentative="1">
      <w:start w:val="1"/>
      <w:numFmt w:val="lowerRoman"/>
      <w:lvlText w:val="%3."/>
      <w:lvlJc w:val="right"/>
      <w:pPr>
        <w:ind w:left="1697" w:hanging="420"/>
      </w:pPr>
    </w:lvl>
    <w:lvl w:ilvl="3" w:tplc="0409000F" w:tentative="1">
      <w:start w:val="1"/>
      <w:numFmt w:val="decimal"/>
      <w:lvlText w:val="%4."/>
      <w:lvlJc w:val="left"/>
      <w:pPr>
        <w:ind w:left="2117" w:hanging="420"/>
      </w:pPr>
    </w:lvl>
    <w:lvl w:ilvl="4" w:tplc="04090019" w:tentative="1">
      <w:start w:val="1"/>
      <w:numFmt w:val="lowerLetter"/>
      <w:lvlText w:val="%5)"/>
      <w:lvlJc w:val="left"/>
      <w:pPr>
        <w:ind w:left="2537" w:hanging="420"/>
      </w:pPr>
    </w:lvl>
    <w:lvl w:ilvl="5" w:tplc="0409001B" w:tentative="1">
      <w:start w:val="1"/>
      <w:numFmt w:val="lowerRoman"/>
      <w:lvlText w:val="%6."/>
      <w:lvlJc w:val="right"/>
      <w:pPr>
        <w:ind w:left="2957" w:hanging="420"/>
      </w:pPr>
    </w:lvl>
    <w:lvl w:ilvl="6" w:tplc="0409000F" w:tentative="1">
      <w:start w:val="1"/>
      <w:numFmt w:val="decimal"/>
      <w:lvlText w:val="%7."/>
      <w:lvlJc w:val="left"/>
      <w:pPr>
        <w:ind w:left="3377" w:hanging="420"/>
      </w:pPr>
    </w:lvl>
    <w:lvl w:ilvl="7" w:tplc="04090019" w:tentative="1">
      <w:start w:val="1"/>
      <w:numFmt w:val="lowerLetter"/>
      <w:lvlText w:val="%8)"/>
      <w:lvlJc w:val="left"/>
      <w:pPr>
        <w:ind w:left="3797" w:hanging="420"/>
      </w:pPr>
    </w:lvl>
    <w:lvl w:ilvl="8" w:tplc="0409001B" w:tentative="1">
      <w:start w:val="1"/>
      <w:numFmt w:val="lowerRoman"/>
      <w:lvlText w:val="%9."/>
      <w:lvlJc w:val="right"/>
      <w:pPr>
        <w:ind w:left="4217" w:hanging="420"/>
      </w:pPr>
    </w:lvl>
  </w:abstractNum>
  <w:abstractNum w:abstractNumId="4" w15:restartNumberingAfterBreak="0">
    <w:nsid w:val="51E32543"/>
    <w:multiLevelType w:val="hybridMultilevel"/>
    <w:tmpl w:val="5BAC6BAE"/>
    <w:lvl w:ilvl="0" w:tplc="60561FFE">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5" w15:restartNumberingAfterBreak="0">
    <w:nsid w:val="668078B4"/>
    <w:multiLevelType w:val="hybridMultilevel"/>
    <w:tmpl w:val="9BA47438"/>
    <w:lvl w:ilvl="0" w:tplc="BAF4D84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699E29F8"/>
    <w:multiLevelType w:val="hybridMultilevel"/>
    <w:tmpl w:val="AF444448"/>
    <w:lvl w:ilvl="0" w:tplc="0409000F">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7" w15:restartNumberingAfterBreak="0">
    <w:nsid w:val="6E297437"/>
    <w:multiLevelType w:val="hybridMultilevel"/>
    <w:tmpl w:val="F4AAB780"/>
    <w:lvl w:ilvl="0" w:tplc="2C9E278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53B2119"/>
    <w:multiLevelType w:val="hybridMultilevel"/>
    <w:tmpl w:val="781E958C"/>
    <w:lvl w:ilvl="0" w:tplc="7BDC1F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7"/>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2"/>
  </w:num>
  <w:num w:numId="7">
    <w:abstractNumId w:val="5"/>
  </w:num>
  <w:num w:numId="8">
    <w:abstractNumId w:val="6"/>
  </w:num>
  <w:num w:numId="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natic@163.com">
    <w15:presenceInfo w15:providerId="Windows Live" w15:userId="a4231a16bbcf556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bordersDoNotSurroundHeader/>
  <w:bordersDoNotSurroundFooter/>
  <w:hideSpellingErrors/>
  <w:hideGrammaticalErrors/>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E58"/>
    <w:rsid w:val="0001459A"/>
    <w:rsid w:val="00065E25"/>
    <w:rsid w:val="000C3D63"/>
    <w:rsid w:val="000E7C8E"/>
    <w:rsid w:val="002464C5"/>
    <w:rsid w:val="00352770"/>
    <w:rsid w:val="003846D7"/>
    <w:rsid w:val="00444B6E"/>
    <w:rsid w:val="00455652"/>
    <w:rsid w:val="004B1DA5"/>
    <w:rsid w:val="00523F16"/>
    <w:rsid w:val="0054284C"/>
    <w:rsid w:val="0058795D"/>
    <w:rsid w:val="00596F1E"/>
    <w:rsid w:val="005B0BA1"/>
    <w:rsid w:val="005B0F69"/>
    <w:rsid w:val="006B118C"/>
    <w:rsid w:val="00704334"/>
    <w:rsid w:val="00781879"/>
    <w:rsid w:val="007B0D07"/>
    <w:rsid w:val="007F112E"/>
    <w:rsid w:val="007F242B"/>
    <w:rsid w:val="00813F5C"/>
    <w:rsid w:val="00835E58"/>
    <w:rsid w:val="00883228"/>
    <w:rsid w:val="008A6D15"/>
    <w:rsid w:val="008C288B"/>
    <w:rsid w:val="008E36A4"/>
    <w:rsid w:val="009278CF"/>
    <w:rsid w:val="0094361D"/>
    <w:rsid w:val="00A01C4B"/>
    <w:rsid w:val="00A95CE6"/>
    <w:rsid w:val="00B6092D"/>
    <w:rsid w:val="00B77C32"/>
    <w:rsid w:val="00C4708B"/>
    <w:rsid w:val="00CD1C3D"/>
    <w:rsid w:val="00D573C4"/>
    <w:rsid w:val="00E03884"/>
    <w:rsid w:val="00E13192"/>
    <w:rsid w:val="00E25683"/>
    <w:rsid w:val="00E31B88"/>
    <w:rsid w:val="00E5468F"/>
    <w:rsid w:val="00EC4259"/>
    <w:rsid w:val="00F07E09"/>
    <w:rsid w:val="00F87F80"/>
    <w:rsid w:val="00FA4C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5D606A"/>
  <w15:chartTrackingRefBased/>
  <w15:docId w15:val="{E4D6047B-E51D-40D9-94B6-A50598B81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73C4"/>
    <w:pPr>
      <w:widowControl w:val="0"/>
      <w:jc w:val="both"/>
    </w:pPr>
    <w:rPr>
      <w:rFonts w:ascii="Times New Roman" w:eastAsia="宋体" w:hAnsi="Times New Roman" w:cs="Times New Roman"/>
      <w:szCs w:val="20"/>
    </w:rPr>
  </w:style>
  <w:style w:type="paragraph" w:styleId="1">
    <w:name w:val="heading 1"/>
    <w:basedOn w:val="a"/>
    <w:next w:val="a"/>
    <w:link w:val="11"/>
    <w:uiPriority w:val="9"/>
    <w:qFormat/>
    <w:rsid w:val="00835E58"/>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uiPriority w:val="9"/>
    <w:rsid w:val="00835E58"/>
    <w:rPr>
      <w:rFonts w:ascii="Times New Roman" w:eastAsia="宋体" w:hAnsi="Times New Roman" w:cs="Times New Roman"/>
      <w:b/>
      <w:bCs/>
      <w:kern w:val="44"/>
      <w:sz w:val="44"/>
      <w:szCs w:val="44"/>
    </w:rPr>
  </w:style>
  <w:style w:type="paragraph" w:styleId="a3">
    <w:name w:val="footer"/>
    <w:basedOn w:val="a"/>
    <w:link w:val="a4"/>
    <w:rsid w:val="00835E58"/>
    <w:pPr>
      <w:tabs>
        <w:tab w:val="center" w:pos="4153"/>
        <w:tab w:val="right" w:pos="8306"/>
      </w:tabs>
      <w:snapToGrid w:val="0"/>
      <w:jc w:val="left"/>
    </w:pPr>
    <w:rPr>
      <w:sz w:val="18"/>
    </w:rPr>
  </w:style>
  <w:style w:type="character" w:customStyle="1" w:styleId="a4">
    <w:name w:val="页脚 字符"/>
    <w:basedOn w:val="a0"/>
    <w:link w:val="a3"/>
    <w:rsid w:val="00835E58"/>
    <w:rPr>
      <w:rFonts w:ascii="Times New Roman" w:eastAsia="宋体" w:hAnsi="Times New Roman" w:cs="Times New Roman"/>
      <w:sz w:val="18"/>
      <w:szCs w:val="20"/>
    </w:rPr>
  </w:style>
  <w:style w:type="paragraph" w:styleId="a5">
    <w:name w:val="header"/>
    <w:basedOn w:val="a"/>
    <w:link w:val="12"/>
    <w:uiPriority w:val="99"/>
    <w:rsid w:val="00835E58"/>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6">
    <w:name w:val="页眉 字符"/>
    <w:basedOn w:val="a0"/>
    <w:uiPriority w:val="99"/>
    <w:semiHidden/>
    <w:rsid w:val="00835E58"/>
    <w:rPr>
      <w:rFonts w:ascii="Times New Roman" w:eastAsia="宋体" w:hAnsi="Times New Roman" w:cs="Times New Roman"/>
      <w:sz w:val="18"/>
      <w:szCs w:val="18"/>
    </w:rPr>
  </w:style>
  <w:style w:type="character" w:customStyle="1" w:styleId="11">
    <w:name w:val="标题 1 字符1"/>
    <w:link w:val="1"/>
    <w:uiPriority w:val="9"/>
    <w:rsid w:val="00835E58"/>
    <w:rPr>
      <w:rFonts w:ascii="Times New Roman" w:eastAsia="宋体" w:hAnsi="Times New Roman" w:cs="Times New Roman"/>
      <w:b/>
      <w:bCs/>
      <w:kern w:val="44"/>
      <w:sz w:val="44"/>
      <w:szCs w:val="44"/>
    </w:rPr>
  </w:style>
  <w:style w:type="character" w:customStyle="1" w:styleId="12">
    <w:name w:val="页眉 字符1"/>
    <w:link w:val="a5"/>
    <w:uiPriority w:val="99"/>
    <w:rsid w:val="00835E58"/>
    <w:rPr>
      <w:rFonts w:ascii="Times New Roman" w:eastAsia="宋体" w:hAnsi="Times New Roman" w:cs="Times New Roman"/>
      <w:sz w:val="18"/>
      <w:szCs w:val="20"/>
    </w:rPr>
  </w:style>
  <w:style w:type="paragraph" w:styleId="a7">
    <w:name w:val="No Spacing"/>
    <w:link w:val="a8"/>
    <w:uiPriority w:val="1"/>
    <w:qFormat/>
    <w:rsid w:val="00835E58"/>
    <w:rPr>
      <w:rFonts w:ascii="Calibri" w:eastAsia="宋体" w:hAnsi="Calibri" w:cs="Times New Roman"/>
      <w:kern w:val="0"/>
      <w:sz w:val="22"/>
    </w:rPr>
  </w:style>
  <w:style w:type="character" w:customStyle="1" w:styleId="a8">
    <w:name w:val="无间隔 字符"/>
    <w:link w:val="a7"/>
    <w:uiPriority w:val="1"/>
    <w:rsid w:val="00835E58"/>
    <w:rPr>
      <w:rFonts w:ascii="Calibri" w:eastAsia="宋体" w:hAnsi="Calibri" w:cs="Times New Roman"/>
      <w:kern w:val="0"/>
      <w:sz w:val="22"/>
    </w:rPr>
  </w:style>
  <w:style w:type="character" w:styleId="a9">
    <w:name w:val="annotation reference"/>
    <w:uiPriority w:val="99"/>
    <w:semiHidden/>
    <w:unhideWhenUsed/>
    <w:rsid w:val="00835E58"/>
    <w:rPr>
      <w:sz w:val="21"/>
      <w:szCs w:val="21"/>
    </w:rPr>
  </w:style>
  <w:style w:type="paragraph" w:styleId="aa">
    <w:name w:val="annotation text"/>
    <w:basedOn w:val="a"/>
    <w:link w:val="ab"/>
    <w:uiPriority w:val="99"/>
    <w:unhideWhenUsed/>
    <w:rsid w:val="00835E58"/>
    <w:pPr>
      <w:jc w:val="left"/>
    </w:pPr>
  </w:style>
  <w:style w:type="character" w:customStyle="1" w:styleId="ab">
    <w:name w:val="批注文字 字符"/>
    <w:basedOn w:val="a0"/>
    <w:link w:val="aa"/>
    <w:uiPriority w:val="99"/>
    <w:rsid w:val="00835E58"/>
    <w:rPr>
      <w:rFonts w:ascii="Times New Roman" w:eastAsia="宋体" w:hAnsi="Times New Roman" w:cs="Times New Roman"/>
      <w:szCs w:val="20"/>
    </w:rPr>
  </w:style>
  <w:style w:type="paragraph" w:styleId="ac">
    <w:name w:val="Subtitle"/>
    <w:basedOn w:val="a"/>
    <w:next w:val="a"/>
    <w:link w:val="ad"/>
    <w:uiPriority w:val="11"/>
    <w:qFormat/>
    <w:rsid w:val="00835E58"/>
    <w:pPr>
      <w:jc w:val="center"/>
    </w:pPr>
    <w:rPr>
      <w:rFonts w:ascii="华文中宋" w:eastAsia="华文中宋" w:hAnsi="华文中宋"/>
      <w:noProof/>
      <w:kern w:val="0"/>
      <w:sz w:val="32"/>
      <w:szCs w:val="32"/>
    </w:rPr>
  </w:style>
  <w:style w:type="character" w:customStyle="1" w:styleId="ad">
    <w:name w:val="副标题 字符"/>
    <w:basedOn w:val="a0"/>
    <w:link w:val="ac"/>
    <w:uiPriority w:val="11"/>
    <w:rsid w:val="00835E58"/>
    <w:rPr>
      <w:rFonts w:ascii="华文中宋" w:eastAsia="华文中宋" w:hAnsi="华文中宋" w:cs="Times New Roman"/>
      <w:noProof/>
      <w:kern w:val="0"/>
      <w:sz w:val="32"/>
      <w:szCs w:val="32"/>
    </w:rPr>
  </w:style>
  <w:style w:type="paragraph" w:customStyle="1" w:styleId="Field">
    <w:name w:val="Field"/>
    <w:qFormat/>
    <w:rsid w:val="00835E58"/>
    <w:pPr>
      <w:jc w:val="center"/>
    </w:pPr>
    <w:rPr>
      <w:rFonts w:ascii="华文中宋" w:eastAsia="华文中宋" w:hAnsi="华文中宋" w:cs="华文中宋"/>
      <w:sz w:val="32"/>
      <w:szCs w:val="32"/>
    </w:rPr>
  </w:style>
  <w:style w:type="paragraph" w:styleId="ae">
    <w:name w:val="Balloon Text"/>
    <w:basedOn w:val="a"/>
    <w:link w:val="af"/>
    <w:uiPriority w:val="99"/>
    <w:semiHidden/>
    <w:unhideWhenUsed/>
    <w:rsid w:val="00835E58"/>
    <w:rPr>
      <w:sz w:val="18"/>
      <w:szCs w:val="18"/>
    </w:rPr>
  </w:style>
  <w:style w:type="character" w:customStyle="1" w:styleId="af">
    <w:name w:val="批注框文本 字符"/>
    <w:basedOn w:val="a0"/>
    <w:link w:val="ae"/>
    <w:uiPriority w:val="99"/>
    <w:semiHidden/>
    <w:rsid w:val="00835E58"/>
    <w:rPr>
      <w:rFonts w:ascii="Times New Roman" w:eastAsia="宋体" w:hAnsi="Times New Roman" w:cs="Times New Roman"/>
      <w:sz w:val="18"/>
      <w:szCs w:val="18"/>
    </w:rPr>
  </w:style>
  <w:style w:type="character" w:styleId="af0">
    <w:name w:val="Placeholder Text"/>
    <w:basedOn w:val="a0"/>
    <w:uiPriority w:val="99"/>
    <w:semiHidden/>
    <w:rsid w:val="00835E58"/>
    <w:rPr>
      <w:color w:val="808080"/>
    </w:rPr>
  </w:style>
  <w:style w:type="paragraph" w:styleId="af1">
    <w:name w:val="List Paragraph"/>
    <w:basedOn w:val="a"/>
    <w:uiPriority w:val="34"/>
    <w:qFormat/>
    <w:rsid w:val="002464C5"/>
    <w:pPr>
      <w:ind w:firstLineChars="200" w:firstLine="420"/>
    </w:pPr>
  </w:style>
  <w:style w:type="paragraph" w:styleId="af2">
    <w:name w:val="Revision"/>
    <w:hidden/>
    <w:uiPriority w:val="99"/>
    <w:semiHidden/>
    <w:rsid w:val="00B6092D"/>
    <w:rPr>
      <w:rFonts w:ascii="Times New Roman" w:eastAsia="宋体" w:hAnsi="Times New Roman" w:cs="Times New Roman"/>
      <w:szCs w:val="20"/>
    </w:rPr>
  </w:style>
  <w:style w:type="paragraph" w:styleId="af3">
    <w:name w:val="annotation subject"/>
    <w:basedOn w:val="aa"/>
    <w:next w:val="aa"/>
    <w:link w:val="af4"/>
    <w:uiPriority w:val="99"/>
    <w:semiHidden/>
    <w:unhideWhenUsed/>
    <w:rsid w:val="00B6092D"/>
    <w:rPr>
      <w:b/>
      <w:bCs/>
    </w:rPr>
  </w:style>
  <w:style w:type="character" w:customStyle="1" w:styleId="af4">
    <w:name w:val="批注主题 字符"/>
    <w:basedOn w:val="ab"/>
    <w:link w:val="af3"/>
    <w:uiPriority w:val="99"/>
    <w:semiHidden/>
    <w:rsid w:val="00B6092D"/>
    <w:rPr>
      <w:rFonts w:ascii="Times New Roman" w:eastAsia="宋体" w:hAnsi="Times New Roman" w:cs="Times New Roman"/>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369112">
      <w:bodyDiv w:val="1"/>
      <w:marLeft w:val="0"/>
      <w:marRight w:val="0"/>
      <w:marTop w:val="0"/>
      <w:marBottom w:val="0"/>
      <w:divBdr>
        <w:top w:val="none" w:sz="0" w:space="0" w:color="auto"/>
        <w:left w:val="none" w:sz="0" w:space="0" w:color="auto"/>
        <w:bottom w:val="none" w:sz="0" w:space="0" w:color="auto"/>
        <w:right w:val="none" w:sz="0" w:space="0" w:color="auto"/>
      </w:divBdr>
    </w:div>
    <w:div w:id="1244992812">
      <w:bodyDiv w:val="1"/>
      <w:marLeft w:val="0"/>
      <w:marRight w:val="0"/>
      <w:marTop w:val="0"/>
      <w:marBottom w:val="0"/>
      <w:divBdr>
        <w:top w:val="none" w:sz="0" w:space="0" w:color="auto"/>
        <w:left w:val="none" w:sz="0" w:space="0" w:color="auto"/>
        <w:bottom w:val="none" w:sz="0" w:space="0" w:color="auto"/>
        <w:right w:val="none" w:sz="0" w:space="0" w:color="auto"/>
      </w:divBdr>
    </w:div>
    <w:div w:id="1245916681">
      <w:bodyDiv w:val="1"/>
      <w:marLeft w:val="0"/>
      <w:marRight w:val="0"/>
      <w:marTop w:val="0"/>
      <w:marBottom w:val="0"/>
      <w:divBdr>
        <w:top w:val="none" w:sz="0" w:space="0" w:color="auto"/>
        <w:left w:val="none" w:sz="0" w:space="0" w:color="auto"/>
        <w:bottom w:val="none" w:sz="0" w:space="0" w:color="auto"/>
        <w:right w:val="none" w:sz="0" w:space="0" w:color="auto"/>
      </w:divBdr>
    </w:div>
    <w:div w:id="1447386979">
      <w:bodyDiv w:val="1"/>
      <w:marLeft w:val="0"/>
      <w:marRight w:val="0"/>
      <w:marTop w:val="0"/>
      <w:marBottom w:val="0"/>
      <w:divBdr>
        <w:top w:val="none" w:sz="0" w:space="0" w:color="auto"/>
        <w:left w:val="none" w:sz="0" w:space="0" w:color="auto"/>
        <w:bottom w:val="none" w:sz="0" w:space="0" w:color="auto"/>
        <w:right w:val="none" w:sz="0" w:space="0" w:color="auto"/>
      </w:divBdr>
    </w:div>
    <w:div w:id="1493136611">
      <w:bodyDiv w:val="1"/>
      <w:marLeft w:val="0"/>
      <w:marRight w:val="0"/>
      <w:marTop w:val="0"/>
      <w:marBottom w:val="0"/>
      <w:divBdr>
        <w:top w:val="none" w:sz="0" w:space="0" w:color="auto"/>
        <w:left w:val="none" w:sz="0" w:space="0" w:color="auto"/>
        <w:bottom w:val="none" w:sz="0" w:space="0" w:color="auto"/>
        <w:right w:val="none" w:sz="0" w:space="0" w:color="auto"/>
      </w:divBdr>
    </w:div>
    <w:div w:id="1616712587">
      <w:bodyDiv w:val="1"/>
      <w:marLeft w:val="0"/>
      <w:marRight w:val="0"/>
      <w:marTop w:val="0"/>
      <w:marBottom w:val="0"/>
      <w:divBdr>
        <w:top w:val="none" w:sz="0" w:space="0" w:color="auto"/>
        <w:left w:val="none" w:sz="0" w:space="0" w:color="auto"/>
        <w:bottom w:val="none" w:sz="0" w:space="0" w:color="auto"/>
        <w:right w:val="none" w:sz="0" w:space="0" w:color="auto"/>
      </w:divBdr>
    </w:div>
    <w:div w:id="1778792065">
      <w:bodyDiv w:val="1"/>
      <w:marLeft w:val="0"/>
      <w:marRight w:val="0"/>
      <w:marTop w:val="0"/>
      <w:marBottom w:val="0"/>
      <w:divBdr>
        <w:top w:val="none" w:sz="0" w:space="0" w:color="auto"/>
        <w:left w:val="none" w:sz="0" w:space="0" w:color="auto"/>
        <w:bottom w:val="none" w:sz="0" w:space="0" w:color="auto"/>
        <w:right w:val="none" w:sz="0" w:space="0" w:color="auto"/>
      </w:divBdr>
    </w:div>
    <w:div w:id="2022392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footer" Target="footer1.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1710</Words>
  <Characters>9751</Characters>
  <Application>Microsoft Office Word</Application>
  <DocSecurity>0</DocSecurity>
  <Lines>81</Lines>
  <Paragraphs>22</Paragraphs>
  <ScaleCrop>false</ScaleCrop>
  <Company/>
  <LinksUpToDate>false</LinksUpToDate>
  <CharactersWithSpaces>11439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美</dc:creator>
  <cp:keywords/>
  <dc:description/>
  <cp:lastModifiedBy>fnatic@163.com</cp:lastModifiedBy>
  <cp:revision>5</cp:revision>
  <dcterms:created xsi:type="dcterms:W3CDTF">2022-02-26T04:25:00Z</dcterms:created>
  <dcterms:modified xsi:type="dcterms:W3CDTF">2022-02-26T04:33:00Z</dcterms:modified>
</cp:coreProperties>
</file>